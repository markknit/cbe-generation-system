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SURFACE AREA AND VOLUME OF SOLIDS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2.7: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 </w:t>
            </w:r>
            <w:del w:id="9001" w:author="Claude (AI) - proposed" w:date="2026-10-14T07:56:55Z">
              <w:r>
                <w:rPr>
                  <w:rFonts w:ascii="Arial" w:cs="Arial" w:eastAsia="Arial" w:hAnsi="Arial"/>
                  <w:b w:val="false"/>
                  <w:bCs w:val="false"/>
                  <w:i w:val="false"/>
                  <w:iCs w:val="false"/>
                  <w:color w:val="000000"/>
                  <w:sz w:val="18"/>
                  <w:szCs w:val="18"/>
                </w:rPr>
                <w:delText xml:space="preserve">40 minutes = 400 minutes total</w:delText>
              </w:r>
            </w:del>
            <w:ins w:id="9002" w:author="Claude (AI) - proposed" w:date="2026-10-14T07:56:55Z">
              <w:r>
                <w:rPr>
                  <w:rFonts w:ascii="Arial" w:cs="Arial" w:eastAsia="Arial" w:hAnsi="Arial"/>
                  <w:b w:val="false"/>
                  <w:bCs w:val="false"/>
                  <w:i w:val="false"/>
                  <w:iCs w:val="false"/>
                  <w:color w:val="000000"/>
                  <w:sz w:val="18"/>
                  <w:szCs w:val="18"/>
                </w:rPr>
                <w:t xml:space="preserve">80 minutes = 800 minutes total (ten double lessons)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surface area of prisms, pyramids, cones, and spheres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surface area of frustums of a cone and a pyramid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calculate the surface area of composite solids in real-life contexts,</w:t>
            </w:r>
          </w:p>
          <w:p>
            <w:pPr>
              <w:keepNext w:val="false"/>
              <w:spacing w:after="40" w:before="0"/>
              <w:jc w:val="left"/>
            </w:pPr>
            <w:r>
              <w:rPr>
                <w:rFonts w:ascii="Arial" w:cs="Arial" w:eastAsia="Arial" w:hAnsi="Arial"/>
                <w:b w:val="false"/>
                <w:bCs w:val="false"/>
                <w:i w:val="false"/>
                <w:iCs w:val="false"/>
                <w:color w:val="000000"/>
                <w:sz w:val="18"/>
                <w:szCs w:val="18"/>
              </w:rPr>
              <w:t xml:space="preserve">d) calculate the volume of prisms, pyramids, cones, and spheres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the volume of frustums of a cone and a pyramid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determine the volume of composite solids in real-life contexts,</w:t>
            </w:r>
          </w:p>
          <w:p>
            <w:pPr>
              <w:keepNext w:val="false"/>
              <w:spacing w:after="40" w:before="0"/>
              <w:jc w:val="left"/>
            </w:pPr>
            <w:r>
              <w:rPr>
                <w:rFonts w:ascii="Arial" w:cs="Arial" w:eastAsia="Arial" w:hAnsi="Arial"/>
                <w:b w:val="false"/>
                <w:bCs w:val="false"/>
                <w:i w:val="false"/>
                <w:iCs w:val="false"/>
                <w:color w:val="000000"/>
                <w:sz w:val="18"/>
                <w:szCs w:val="18"/>
              </w:rPr>
              <w:t xml:space="preserve">g) apply surface area and volume of solids to solve real-life problems,</w:t>
            </w:r>
          </w:p>
          <w:p>
            <w:pPr>
              <w:keepNext w:val="false"/>
              <w:spacing w:after="40" w:before="0"/>
              <w:jc w:val="left"/>
            </w:pPr>
            <w:r>
              <w:rPr>
                <w:rFonts w:ascii="Arial" w:cs="Arial" w:eastAsia="Arial" w:hAnsi="Arial"/>
                <w:b w:val="false"/>
                <w:bCs w:val="false"/>
                <w:i w:val="false"/>
                <w:iCs w:val="false"/>
                <w:color w:val="000000"/>
                <w:sz w:val="18"/>
                <w:szCs w:val="18"/>
              </w:rPr>
              <w:t xml:space="preserve">h) appreciate the use of surface area and volume of solids in day-to-day activities.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and works in groups to derive and verify formulae for surface area and volume of various solids, sharing findings and explaining reasoning to classmates.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applies knowledge of surface area and volume to solve real-life problems such as estimating the amount of material needed to construct a grain storage silo or a water tank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to access YouTube videos on surface area and volume of frustums and composite solids, and uses calculators to verify computed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builds on prior knowledge of area and volume of basic shapes to extend understanding progressively to frustums and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confidence in applying mathematical formulae to multi-step problems involving composite solids encountered in everyday Kenyan contexts.</w:t>
            </w:r>
          </w:p>
          <w:p>
            <w:pPr>
              <w:spacing w:after="30" w:before="0"/>
              <w:ind w:left="360" w:hanging="180"/>
              <w:jc w:val="left"/>
              <w:rPr>
                <w:ins w:id="9004" w:author="Claude (AI) - proposed" w:date="2026-10-14T07:56:55Z"/>
              </w:rPr>
            </w:pPr>
            <w:ins w:id="9003" w:author="Claude (AI) - proposed" w:date="2026-10-14T07:56:55Z">
              <w:r>
                <w:rPr>
                  <w:rFonts w:ascii="Arial" w:cs="Arial" w:eastAsia="Arial" w:hAnsi="Arial"/>
                  <w:b w:val="false"/>
                  <w:bCs w:val="false"/>
                  <w:i w:val="false"/>
                  <w:iCs w:val="false"/>
                  <w:color w:val="000000"/>
                  <w:sz w:val="18"/>
                  <w:szCs w:val="18"/>
                </w:rPr>
                <w:t xml:space="preserve">–  Creativity and Imagination: the learner uses a cylinder, a cone of the same radius and height, and sand or water to discover that a cone holds one third of a cylinder (Lesson 6), and imagines and compares new tank designs in the Lesson 10 design task.</w:t>
              </w:r>
            </w:ins>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instruments, calculators, and digital devices used during investigations of surface area and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and values the contributions of peers during group discussions on the properties and measurements of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collaboratively in groups to measure, compute, and verify surface areas and volumes of physical models of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recognises how accurate computation of surface area and volume contributes to fair and efficient use of resources, such as equitable distribution of grain storage facilities across counties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and reports measurements and calculations honestly, without falsifying results during practical investigations.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manipulate physical nets and three-dimensional models of prisms, pyramids, cones, and frustums to derive surface area formulae, then revise their models as understanding deepens.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geometric formulae, substitute values, and use calculators to compute surface areas and volumes accurately, comparing results across different solid types.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physical objects (e.g., a cylindrical uji pot, a conical grain store, a rectangular water tank) and analyse whether computed values match real-world capacity labels.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using derived formulae and worked examples, why a frustum has a larger surface area than a cone of the same base and slant height, and how composite solids combine individual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watch curated YouTube videos on frustum surface area and volume, evaluate the methods demonstrated, and communicate their understanding through poster presentations and model demonstrations.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(Creative Thinking): the learner designs a composite solid container (e.g., a water storage tank combining a cylinder and hemisphere) and computes its surface area and volume, applying creative thinking to a real Kenyan engineering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the learner solves multi-step problems involving the surface area and volume of solids encountered in everyday situations, such as estimating the cost of painting a conical roof or filling a frustum-shaped grain silo in Kitale.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explores how efficient design of solids (minimising surface area for a given volume) contributes to sustainable use of materials, such as reducing the amount of metal sheet used to manufacture water tanks for rural communities in Turkana County.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calculates the cost of materials needed to construct or cover solids, applying unit cost to computed surface areas to estimate project budgets relevant to small businesses and farming enterprises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and civil engineers in Kenya use surface area and volume calculations to design buildings, estimate materials, and price construction projects such as grain silos, water tanks, and domed rooftops.</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Industrial Design: manufacturers of containers, packaging, and storage facilities (e.g., metal fabricators in Industrial Area, Nairobi) rely on surface area formulae to minimise material waste and optimise production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agronomists and farmers in the Rift Valley calculate the volume of conical or cylindrical grain stores and water reservoirs to manage harvests and irrigation efficiently.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Health Sciences: medical professionals and biomedical engineers use volume calculations of spherical and cylindrical vessels when designing pharmaceutical containers, IV drip bags, and medical implants.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Engineering and Environmental Science: water engineers designing dams, tanks, and pipelines for counties such as Makueni and Baringo apply volume and surface area knowledge to ensure adequate water storage and distribution.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Art and Graphic Design: Kenyan artists and product designers use geometric solid properties when creating sculptures, jewellery moulds, and product packaging.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focuses on equipping Grade 10 learners with the knowledge and skills to compute the surface area and volume of a wide range of three-dimensional solids — including prisms, pyramids, cones, spheres, frustums, and composite solids — and to apply these computations in authentic Kenyan real-life contexts such as designing grain stores, water tanks, and roofing structures. The unit progresses systematically from familiar solids (prisms and pyramids) through curved surfaces (cones and spheres) to more complex shapes (frustums and composite solids), building conceptual understanding at each stage. A phenomenon-driven, collaborative approach is used throughout, with learners constructing physical nets, watching curated video demonstrations, and solving contextualised problems to develop both procedural fluency and deep conceptual understanding.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06" w:author="Claude (AI) - proposed" w:date="2026-10-14T07:56:55Z"/>
              </w:rPr>
            </w:pPr>
            <w:ins w:id="9005" w:author="Claude (AI) - proposed" w:date="2026-10-14T07:56:55Z">
              <w:r>
                <w:rPr>
                  <w:rFonts w:ascii="Arial" w:cs="Arial" w:eastAsia="Arial" w:hAnsi="Arial"/>
                  <w:b w:val="false"/>
                  <w:bCs w:val="false"/>
                  <w:i w:val="false"/>
                  <w:iCs w:val="false"/>
                  <w:color w:val="000000"/>
                  <w:sz w:val="18"/>
                  <w:szCs w:val="18"/>
                </w:rPr>
                <w:t xml:space="preserve">KEY INQUIRY QUESTIONS (adapted from the KICD questions "How do we determine the surface area and volume of solids?" and "Why do we determine the surface area and volume of solids?"):</w:t>
              </w:r>
            </w:ins>
          </w:p>
          <w:p>
            <w:pPr>
              <w:keepNext w:val="false"/>
              <w:spacing w:after="40" w:before="0"/>
              <w:jc w:val="left"/>
              <w:rPr>
                <w:del w:id="9008" w:author="Claude (AI) - proposed" w:date="2026-10-14T07:56:55Z"/>
              </w:rPr>
            </w:pPr>
            <w:del w:id="9007" w:author="Claude (AI) - proposed" w:date="2026-10-14T07:56:55Z">
              <w:r>
                <w:rPr>
                  <w:rFonts w:ascii="Arial" w:cs="Arial" w:eastAsia="Arial" w:hAnsi="Arial"/>
                  <w:b w:val="false"/>
                  <w:bCs w:val="false"/>
                  <w:i w:val="false"/>
                  <w:iCs w:val="false"/>
                  <w:color w:val="000000"/>
                  <w:sz w:val="18"/>
                  <w:szCs w:val="18"/>
                </w:rPr>
                <w:delText xml:space="preserve">KICD KEY INQUIRY QUESTIONS: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1. How do we apply surface area and volume of solids in day-to-day activities?</w:t>
            </w:r>
          </w:p>
          <w:p>
            <w:pPr>
              <w:keepNext w:val="false"/>
              <w:spacing w:after="40" w:before="0"/>
              <w:jc w:val="left"/>
            </w:pPr>
            <w:r>
              <w:rPr>
                <w:rFonts w:ascii="Arial" w:cs="Arial" w:eastAsia="Arial" w:hAnsi="Arial"/>
                <w:b w:val="false"/>
                <w:bCs w:val="false"/>
                <w:i w:val="false"/>
                <w:iCs w:val="false"/>
                <w:color w:val="000000"/>
                <w:sz w:val="18"/>
                <w:szCs w:val="18"/>
              </w:rPr>
              <w:t xml:space="preserve">2. How does the shape of a solid affect its surface area and volume?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water harvesting tank manufacturer in Kisumu produces two types of storage tanks for rural households in Siaya County: a cylindrical tank topped with a hemispherical lid, and a frustum-shaped tank (wider at the bottom, narrower at the top). Both tanks are advertised as holding </w:t>
            </w:r>
            <w:del w:id="9009" w:author="Claude (AI) - proposed" w:date="2026-10-14T07:56:55Z">
              <w:r>
                <w:rPr>
                  <w:rFonts w:ascii="Arial" w:cs="Arial" w:eastAsia="Arial" w:hAnsi="Arial"/>
                  <w:b w:val="false"/>
                  <w:bCs w:val="false"/>
                  <w:i w:val="false"/>
                  <w:iCs w:val="false"/>
                  <w:color w:val="000000"/>
                  <w:sz w:val="18"/>
                  <w:szCs w:val="18"/>
                </w:rPr>
                <w:delText xml:space="preserve">exactly </w:delText>
              </w:r>
            </w:del>
            <w:r>
              <w:rPr>
                <w:rFonts w:ascii="Arial" w:cs="Arial" w:eastAsia="Arial" w:hAnsi="Arial"/>
                <w:b w:val="false"/>
                <w:bCs w:val="false"/>
                <w:i w:val="false"/>
                <w:iCs w:val="false"/>
                <w:color w:val="000000"/>
                <w:sz w:val="18"/>
                <w:szCs w:val="18"/>
              </w:rPr>
              <w:t xml:space="preserve">5,000 litres of water</w:t>
            </w:r>
            <w:ins w:id="9010" w:author="Claude (AI) - proposed" w:date="2026-10-14T07:56:55Z">
              <w:r>
                <w:rPr>
                  <w:rFonts w:ascii="Arial" w:cs="Arial" w:eastAsia="Arial" w:hAnsi="Arial"/>
                  <w:b w:val="false"/>
                  <w:bCs w:val="false"/>
                  <w:i w:val="false"/>
                  <w:iCs w:val="false"/>
                  <w:color w:val="000000"/>
                  <w:sz w:val="18"/>
                  <w:szCs w:val="18"/>
                </w:rPr>
                <w:t xml:space="preserve"> (the lessons check that each one really holds within 1% of this)</w:t>
              </w:r>
            </w:ins>
            <w:r>
              <w:rPr>
                <w:rFonts w:ascii="Arial" w:cs="Arial" w:eastAsia="Arial" w:hAnsi="Arial"/>
                <w:b w:val="false"/>
                <w:bCs w:val="false"/>
                <w:i w:val="false"/>
                <w:iCs w:val="false"/>
                <w:color w:val="000000"/>
                <w:sz w:val="18"/>
                <w:szCs w:val="18"/>
              </w:rPr>
              <w:t xml:space="preserve">. When a group of Grade 10 students visits the factory, they notice that the frustum tank uses noticeably less metal sheet than the composite cylinder-hemisphere tank, yet holds the same volume of water. The students are puzzled: if both tanks hold the same amount of water (same volume), why does one require </w:t>
            </w:r>
            <w:del w:id="9011" w:author="Claude (AI) - proposed" w:date="2026-10-14T07:56:55Z">
              <w:r>
                <w:rPr>
                  <w:rFonts w:ascii="Arial" w:cs="Arial" w:eastAsia="Arial" w:hAnsi="Arial"/>
                  <w:b w:val="false"/>
                  <w:bCs w:val="false"/>
                  <w:i w:val="false"/>
                  <w:iCs w:val="false"/>
                  <w:color w:val="000000"/>
                  <w:sz w:val="18"/>
                  <w:szCs w:val="18"/>
                </w:rPr>
                <w:delText xml:space="preserve">significantly </w:delText>
              </w:r>
            </w:del>
            <w:r>
              <w:rPr>
                <w:rFonts w:ascii="Arial" w:cs="Arial" w:eastAsia="Arial" w:hAnsi="Arial"/>
                <w:b w:val="false"/>
                <w:bCs w:val="false"/>
                <w:i w:val="false"/>
                <w:iCs w:val="false"/>
                <w:color w:val="000000"/>
                <w:sz w:val="18"/>
                <w:szCs w:val="18"/>
              </w:rPr>
              <w:t xml:space="preserve">less material to build (smaller surface area)? This observation drives the learners to investigate how the shape of a solid determines its surface area independently of its volume, and how manufacturers and engineers in Kenya strategically choose solid shapes to minimise cost while maximising storage capacity.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Surface Area of Prisms and Pyramids: Learners are introduced to the anchoring phenomenon (the Kisumu water tank factory) and make initial predictions about why the two tanks use different amounts of metal. They then derive and apply formulae for the surface area of triangular and rectangular prisms and pyramids using physical nets, grounding all calculations in the context of flat metal sheets being cut and folded at the factory.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Surface Area of Cones and Spheres: Learners extend their investigation to curved solids, deriving the lateral and total surface area formulae for cones and spheres. They connect this to the supporting phenomenon of spherical mandazi and conical roof turrets in Nairobi, reinforcing why curved surfaces have distinct formulae from flat-faced solids.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Surface Area of Frustums of a Cone: Using the YouTube video on the surface area of a frustum of a cone, learners investigate how cutting a cone parallel to its base produces a frustum. They derive the surface area formula for a cone frustum and apply it to the anchoring phenomenon — calculating the surface area of the frustum-shaped water tank in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Surface Area of Frustums of a Pyramid: Building on Lesson 3, learners watch the YouTube video on the surface area of a frustum of a pyramid and derive its formula. They apply this to contextualised problems such as calculating the metal sheet needed for a frustum-shaped grain store in Kitale, updating the Driving Question Board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Surface Area of Composite Solids: Learners watch the YouTube video on calculating the surface area of composite solids and apply a systematic strategy (identify components, subtract hidden faces, sum exposed surfaces) to compute the surface area of composite solids. They apply this to the Kericho tea canister and the cylinder-hemisphere water tank from the anchoring phenomenon, directly comparing it to the frustum tank from Lessons 3–4.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Volume of Prisms, Pyramids, Cones, and Spheres: Learners shift focus from surface area to volume, deriving and applying formulae for the volume of prisms, pyramids, cones, and spheres. Using the Kitale maize storage supporting phenomenon, they compute and compare volumes of rectangular and conical grain stores, explaining the farmer's observation about differing storage capacities.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Volume of Frustums of a Cone: Using the YouTube video on the volume of a frustum of a cone, learners derive the frustum volume formula from the difference of two cones. They calculate the volume of the frustum-shaped water tank from the anchoring phenomenon, confirming whether it truly holds 5,000 litres, and update the DQB to track the growing resolution of the driving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Volume of Frustums of a Pyramid: Building on Lesson 7, learners watch the YouTube video on the volume of a frustum of a pyramid and derive its formula. They apply it to problems involving pyramid-frustum grain stores and architectural structures, connecting to careers in construction and agribusiness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Volume of Composite Solids: Using the YouTube video on the volume of composite solids, learners apply a decomposition strategy to compute volumes of composite solids (e.g., cylinder + hemisphere water tank, cone + cylinder silo). They revisit the anchoring phenomenon in full — computing both the surface area and volume of both tank designs side by side — to finally explain why the frustum tank uses less material while holding the same volume.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Real-Life Applications and Model Building: Learners consolidate their understanding by solving a rich real-life task set in a Kenyan context (e.g., designing the most cost-efficient water storage tank for a school in Siaya County). They present their final annotated cumulative models, update the Driving Question Board with complete explanations, and reflect on how surface area and volume of solids are used across careers in architecture, agriculture, manufacturing, and water engineering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Mombasa's Old Town deep-fries mandazi dough cut into different shapes — spherical balls, conical rolls, and flat triangular prisms — and notices that the spherical mandazi browns more evenly and absorbs less oil. Learners investigate how the surface-area-to-volume ratio of each shape explains the frying behaviour and oil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Kitale stores harvested maize in two grain stores: one is a rectangular block structure and the other is a conical thatched silo of the same height. The conical silo holds less grain than expected. Learners compute and compare the volumes of both structures to explain the difference in storage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artisan in Kericho crafts tea canister gift sets by soldering flat metal sheets into composite solid shapes (cylinder + cone lid). Learners are given a flat net of the canister and must calculate the exact area of metal sheet required — connecting the net (2D surface) to total surface area (3D solid).</w:t>
            </w:r>
          </w:p>
          <w:p>
            <w:pPr>
              <w:spacing w:after="30" w:before="0"/>
              <w:ind w:left="360" w:hanging="180"/>
              <w:jc w:val="left"/>
            </w:pPr>
            <w:r>
              <w:rPr>
                <w:rFonts w:ascii="Arial" w:cs="Arial" w:eastAsia="Arial" w:hAnsi="Arial"/>
                <w:b w:val="false"/>
                <w:bCs w:val="false"/>
                <w:i w:val="false"/>
                <w:iCs w:val="false"/>
                <w:color w:val="000000"/>
                <w:sz w:val="18"/>
                <w:szCs w:val="18"/>
              </w:rPr>
              <w:t xml:space="preserve">–  Workers at a construction site in Nairobi's Westlands are painting a roof consisting of four conical turrets and a central hemispherical dome. The foreman needs to purchase the correct amount of paint. Learners calculate the lateral surface area of each conical turret and the curved surface area of the dome to determine the total area to be painted and the litres of paint required.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ixcifqalf3rmfg0fk65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20bmtjugrhh62qpcad3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gs4c8ebj5cajttpawli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Surface Area of Prisms and Pyramids —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anchoring phenomenon of the Kisumu water tank factory and establish foundational understanding of surface area by deriving and applying formulae for prisms and pyramids through physical nets.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define surface area as the total area of all faces of a 3D solid; (b) identify and sketch nets of triangular prisms, rectangular prisms, and pyramids; (c) derive surface area formulae for triangular prisms, rectangular prisms, and square-based pyramids; (d) calculate the surface area of prisms and pyramids in real-world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be able to: (a) construct and interpret nets of 3D solids to determine total surface area; (b) apply the correct surface area formula to solve problems related to material estimation; (c) communicate mathematical reasoning clearly using correct terminology.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(a) appreciate how geometric reasoning supports efficient, cost-effective engineering and manufacturing decisions in Kenya; (b) show curiosity and persistence when investigating why different shapes use different amounts of material for the same volume.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surface area and volume of solids in day-to-day activities? | 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Learners are introduced to the anchoring phenomenon — a water tank factory in Kisumu producing a cylindrical-hemispherical tank and a frustum tank, both holding 5,000 litres, but using different amounts of metal sheet. Learners make initial predictions about the phenomenon, then build foundational surface area skills using prisms and pyramids modelled as flat metal sheets being cut and folded at the factory. This lesson opens the Driving Question Board and positions learners to investigate how shape determines surface area independently of volume across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using scissors to cut nets should handle them with care and pass them blade-down. No other significant hazards anticipated. Ensure adequate desk space for net construction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sub-strand by encountering the anchoring phenomenon: a water tank factory in Kisumu manufactures two tanks — a composite cylinder-hemisphere and a frustum — that </w:t>
            </w:r>
            <w:del w:id="9012" w:author="Claude (AI) - proposed" w:date="2026-10-14T07:56:55Z">
              <w:r>
                <w:rPr>
                  <w:rFonts w:ascii="Arial" w:cs="Arial" w:eastAsia="Arial" w:hAnsi="Arial"/>
                  <w:b w:val="false"/>
                  <w:bCs w:val="false"/>
                  <w:i w:val="false"/>
                  <w:iCs w:val="false"/>
                  <w:color w:val="000000"/>
                  <w:sz w:val="18"/>
                  <w:szCs w:val="18"/>
                </w:rPr>
                <w:delText xml:space="preserve">both hold exactly</w:delText>
              </w:r>
            </w:del>
            <w:ins w:id="9013" w:author="Claude (AI) - proposed" w:date="2026-10-14T07:56:55Z">
              <w:r>
                <w:rPr>
                  <w:rFonts w:ascii="Arial" w:cs="Arial" w:eastAsia="Arial" w:hAnsi="Arial"/>
                  <w:b w:val="false"/>
                  <w:bCs w:val="false"/>
                  <w:i w:val="false"/>
                  <w:iCs w:val="false"/>
                  <w:color w:val="000000"/>
                  <w:sz w:val="18"/>
                  <w:szCs w:val="18"/>
                </w:rPr>
                <w:t xml:space="preserve">are both advertised as holding</w:t>
              </w:r>
            </w:ins>
            <w:r>
              <w:rPr>
                <w:rFonts w:ascii="Arial" w:cs="Arial" w:eastAsia="Arial" w:hAnsi="Arial"/>
                <w:b w:val="false"/>
                <w:bCs w:val="false"/>
                <w:i w:val="false"/>
                <w:iCs w:val="false"/>
                <w:color w:val="000000"/>
                <w:sz w:val="18"/>
                <w:szCs w:val="18"/>
              </w:rPr>
              <w:t xml:space="preserve"> 5,000 litres, but the frustum uses</w:t>
            </w:r>
            <w:del w:id="9014" w:author="Claude (AI) - proposed" w:date="2026-10-14T07:56:55Z">
              <w:r>
                <w:rPr>
                  <w:rFonts w:ascii="Arial" w:cs="Arial" w:eastAsia="Arial" w:hAnsi="Arial"/>
                  <w:b w:val="false"/>
                  <w:bCs w:val="false"/>
                  <w:i w:val="false"/>
                  <w:iCs w:val="false"/>
                  <w:color w:val="000000"/>
                  <w:sz w:val="18"/>
                  <w:szCs w:val="18"/>
                </w:rPr>
                <w:delText xml:space="preserve"> noticeably</w:delText>
              </w:r>
            </w:del>
            <w:r>
              <w:rPr>
                <w:rFonts w:ascii="Arial" w:cs="Arial" w:eastAsia="Arial" w:hAnsi="Arial"/>
                <w:b w:val="false"/>
                <w:bCs w:val="false"/>
                <w:i w:val="false"/>
                <w:iCs w:val="false"/>
                <w:color w:val="000000"/>
                <w:sz w:val="18"/>
                <w:szCs w:val="18"/>
              </w:rPr>
              <w:t xml:space="preserve"> less metal sheet. After recording initial predictions, learners connect this puzzle to surface area. They explore physical nets of rectangular prisms, triangular prisms, and square-based pyramids — modelled as flat metal sheets being cut and folded — to derive surface area formulae. Learners apply these formulae to factory-relevant problems, update their initial predictions, and co-create the opening Driving Question Board. The lesson closes with a cumulative class model that maps 'shape → net → surface area formula' as the first layer of the unit's conceptual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rjzmpyktpnnmw-sj20ui">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5opjya7hwdo9k8uwkfm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k6gc2bcmr0m0vt097ibs">
              <w:r>
                <w:rPr>
                  <w:rFonts w:ascii="Arial" w:cs="Arial" w:eastAsia="Arial" w:hAnsi="Arial"/>
                  <w:color w:val="2E75B6"/>
                  <w:sz w:val="16"/>
                  <w:szCs w:val="16"/>
                  <w:u w:val="single" w:color="2E75B6"/>
                </w:rPr>
                <w:t xml:space="preserve">Surface Area of Triangular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6hxbh1w92gwfbfblfcs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photograph (or teacher-drawn diagram on the board) of two tanks side by side at a factory in Kisumu: Tank A is a tall cylinder with a hemispherical dome on top; Tank B is a frustum (wide base, narrower top). A label on each reads: 'Capacity: 5,000 litres.' A factory worker speech bubble says: 'Tank B always uses less metal sheet than Tank A — but both hold the same water!' Learners individually write a 3-sentence prediction in their exercise books answering: 'Why do you think Tank B uses less metal sheet than Tank A even though both hold 5,000 litres?' They annotate their prediction with a rough sketch. After 4 minutes of silent individual writing, learners share predictions with a shoulder partner for 2 minutes. Four learners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tank diagram/photograph prominently</w:t>
            </w:r>
            <w:ins w:id="9015" w:author="Claude (AI) - proposed" w:date="2026-10-14T07:56:55Z">
              <w:r>
                <w:rPr>
                  <w:rFonts w:ascii="Arial" w:cs="Arial" w:eastAsia="Arial" w:hAnsi="Arial"/>
                  <w:b w:val="false"/>
                  <w:bCs w:val="false"/>
                  <w:i w:val="false"/>
                  <w:iCs w:val="false"/>
                  <w:color w:val="000000"/>
                  <w:sz w:val="18"/>
                  <w:szCs w:val="18"/>
                </w:rPr>
                <w:t xml:space="preserve">. Write the key words on the board in English and Kiswahili: surface area (eneo la uso), volume (ujazo), cylinder (silinda), cone (koni), sphere (tufe), water tank (tangi la maji). Tell learners they may talk through their prediction in Kiswahili or their home language first, and then write it in English</w:t>
              </w:r>
            </w:ins>
            <w:r>
              <w:rPr>
                <w:rFonts w:ascii="Arial" w:cs="Arial" w:eastAsia="Arial" w:hAnsi="Arial"/>
                <w:b w:val="false"/>
                <w:bCs w:val="false"/>
                <w:i w:val="false"/>
                <w:iCs w:val="false"/>
                <w:color w:val="000000"/>
                <w:sz w:val="18"/>
                <w:szCs w:val="18"/>
              </w:rPr>
              <w:t xml:space="preserve">. Read the scenario aloud dramatically: 'Imagine you work at this factory in Kisumu. Your manager tells you — Tank B always needs less metal. But they hold </w:t>
            </w:r>
            <w:del w:id="9016" w:author="Claude (AI) - proposed" w:date="2026-10-14T07:56:55Z">
              <w:r>
                <w:rPr>
                  <w:rFonts w:ascii="Arial" w:cs="Arial" w:eastAsia="Arial" w:hAnsi="Arial"/>
                  <w:b w:val="false"/>
                  <w:bCs w:val="false"/>
                  <w:i w:val="false"/>
                  <w:iCs w:val="false"/>
                  <w:color w:val="000000"/>
                  <w:sz w:val="18"/>
                  <w:szCs w:val="18"/>
                </w:rPr>
                <w:delText xml:space="preserve">exactly the same</w:delText>
              </w:r>
            </w:del>
            <w:ins w:id="9017" w:author="Claude (AI) - proposed" w:date="2026-10-14T07:56:55Z">
              <w:r>
                <w:rPr>
                  <w:rFonts w:ascii="Arial" w:cs="Arial" w:eastAsia="Arial" w:hAnsi="Arial"/>
                  <w:b w:val="false"/>
                  <w:bCs w:val="false"/>
                  <w:i w:val="false"/>
                  <w:iCs w:val="false"/>
                  <w:color w:val="000000"/>
                  <w:sz w:val="18"/>
                  <w:szCs w:val="18"/>
                </w:rPr>
                <w:t xml:space="preserve">the same amount of</w:t>
              </w:r>
            </w:ins>
            <w:r>
              <w:rPr>
                <w:rFonts w:ascii="Arial" w:cs="Arial" w:eastAsia="Arial" w:hAnsi="Arial"/>
                <w:b w:val="false"/>
                <w:bCs w:val="false"/>
                <w:i w:val="false"/>
                <w:iCs w:val="false"/>
                <w:color w:val="000000"/>
                <w:sz w:val="18"/>
                <w:szCs w:val="18"/>
              </w:rPr>
              <w:t xml:space="preserve"> water. Why?' Allow 10–15 seconds of WAIT TIME after posing the question before learners begin writing. Circulate and read 3–4 predictions silently to identify a range of ideas (surface-area reasoning, shape reasoning, misconceptions about volume). Cold-call 4 learners using name cards: choose one who mentions 'shape', one who mentions 'size', one who mentions 'volume', and one with a misconception. Record each prediction verbatim on the board under the heading 'OUR PREDICTIONS — Lesson 1.' Say: 'We are NOT confirming or correcting these yet. We will return to them at the end of today and at the end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(Eliciting Prior Knowledge): By committing predictions to paper before any instruction, learners activate prior knowledge about shape and material, create a cognitive anchor for new content, and generate personal investment in resolving the puzzle. Recording predictions publicly on the board creates accountability and a reference point for revision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3 sentences and a sketch in their book within 4 minutes. Teacher scans books during circulation — look for whether learners distinguish between 'how much water a tank holds' (volume) and 'how much metal is used' (surface area). Flag learners who conflate the two concepts — these learners need targeted scaffolding in the Explain phase. Cold-call responses reveal the range of prior conceptions to inform pacing.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vrm6ohbs4v9_dksmpe5p">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jdm5dzclxnum29br3jd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7jmujgbmyoy7hqcmwdcs">
              <w:r>
                <w:rPr>
                  <w:rFonts w:ascii="Arial" w:cs="Arial" w:eastAsia="Arial" w:hAnsi="Arial"/>
                  <w:color w:val="2E75B6"/>
                  <w:sz w:val="16"/>
                  <w:szCs w:val="16"/>
                  <w:u w:val="single" w:color="2E75B6"/>
                </w:rPr>
                <w:t xml:space="preserve">Surface Area of Triangular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tjdl0dls5bek67qpv3b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pre-printed net cut-out kit containing: (a) a net of a rectangular prism (cuboid) labelled with dimensions representing a simple rectangular metal water trough — length 80 cm, width 40 cm, height 40 cm; (b) a net of a triangular prism representing a triangular roof support beam used in tank assembly — triangular face base 30 cm, height 20 cm</w:t>
            </w:r>
            <w:del w:id="9018" w:author="Claude (AI) - proposed" w:date="2026-10-14T07:56:55Z">
              <w:r>
                <w:rPr>
                  <w:rFonts w:ascii="Arial" w:cs="Arial" w:eastAsia="Arial" w:hAnsi="Arial"/>
                  <w:b w:val="false"/>
                  <w:bCs w:val="false"/>
                  <w:i w:val="false"/>
                  <w:iCs w:val="false"/>
                  <w:color w:val="000000"/>
                  <w:sz w:val="18"/>
                  <w:szCs w:val="18"/>
                </w:rPr>
                <w:delText xml:space="preserve">,</w:delText>
              </w:r>
            </w:del>
            <w:ins w:id="9019" w:author="Claude (AI) - proposed" w:date="2026-10-14T07:56:55Z">
              <w:r>
                <w:rPr>
                  <w:rFonts w:ascii="Arial" w:cs="Arial" w:eastAsia="Arial" w:hAnsi="Arial"/>
                  <w:b w:val="false"/>
                  <w:bCs w:val="false"/>
                  <w:i w:val="false"/>
                  <w:iCs w:val="false"/>
                  <w:color w:val="000000"/>
                  <w:sz w:val="18"/>
                  <w:szCs w:val="18"/>
                </w:rPr>
                <w:t xml:space="preserve"> (an isosceles triangle, so its two sloping sides are each 25 cm), prism</w:t>
              </w:r>
            </w:ins>
            <w:r>
              <w:rPr>
                <w:rFonts w:ascii="Arial" w:cs="Arial" w:eastAsia="Arial" w:hAnsi="Arial"/>
                <w:b w:val="false"/>
                <w:bCs w:val="false"/>
                <w:i w:val="false"/>
                <w:iCs w:val="false"/>
                <w:color w:val="000000"/>
                <w:sz w:val="18"/>
                <w:szCs w:val="18"/>
              </w:rPr>
              <w:t xml:space="preserve"> length 60 cm; (c) a net of a square-based pyramid representing a decorative roof cap — base 40 cm × 40 cm, slant height 35 cm. Each group also has a plain A3 sheet, ruler, and scissors. Task 1 (10 min): Learners fold each net into its 3D solid and observe: 'What faces does each solid have? How many? What shape are they?' They complete an observation table in their books: Solid | Number of faces | Shapes of faces | Sketch of net. Task 2 (8 min): Learners unfold each solid back to its net and, WITHOUT any formula, physically count and measure the area of each face by subdividing into known shapes (rectangles, triangles), then sum all face areas to estimate total surface area. They record their totals.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net kits to groups before the phase begins to save time</w:t>
            </w:r>
            <w:ins w:id="9020" w:author="Claude (AI) - proposed" w:date="2026-10-14T07:56:55Z">
              <w:r>
                <w:rPr>
                  <w:rFonts w:ascii="Arial" w:cs="Arial" w:eastAsia="Arial" w:hAnsi="Arial"/>
                  <w:b w:val="false"/>
                  <w:bCs w:val="false"/>
                  <w:i w:val="false"/>
                  <w:iCs w:val="false"/>
                  <w:color w:val="000000"/>
                  <w:sz w:val="18"/>
                  <w:szCs w:val="18"/>
                </w:rPr>
                <w:t xml:space="preserve">. If you cannot print the kits, groups draw each net to scale on manila paper or on a flattened cereal box and cut it out. Keep one cardboard set that learners with low vision can handle and feel edge by edge</w:t>
              </w:r>
            </w:ins>
            <w:r>
              <w:rPr>
                <w:rFonts w:ascii="Arial" w:cs="Arial" w:eastAsia="Arial" w:hAnsi="Arial"/>
                <w:b w:val="false"/>
                <w:bCs w:val="false"/>
                <w:i w:val="false"/>
                <w:iCs w:val="false"/>
                <w:color w:val="000000"/>
                <w:sz w:val="18"/>
                <w:szCs w:val="18"/>
              </w:rPr>
              <w:t xml:space="preserve">. Give clear verbal instructions: 'Step 1 — fold each net. Step 2 — observe the faces. Step 3 — unfold and calculate total area face by face. Do NOT use a formula yet — use only what you know about rectangles and triangles.' Set a visible timer on the board for each task. Circulate actively every 90 seconds. Ask probing questions to groups: 'How many rectangular faces does your prism have?', 'Are any faces identical? How does that help you?', 'If this net were a real sheet of metal at the Kisumu factory, what would cutting along these lines mean?' After Task 2, ask one group to present their rectangular prism working on the board. Allow 10–15 seconds of WAIT TIME before cold-calling if no group volunteers. Cold-call 2 groups to compare totals — prompt: 'Did both groups get the same answer? If not, what might have caused the difference?'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Net Construction and Face Inventory (Concrete-to-Abstract Bridge): Physically folding and unfolding nets connects the abstract idea of 'total surface area' to the tangible factory action of cutting and folding metal sheets. Summing face areas before seeing a formula builds procedural understanding from first principles, ensuring the formula is later recognised as a shortcut rather than a mystery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observation table is complete with correct face counts (cuboid = 6, triangular prism = 5, square pyramid = 5). (2) Group surface area totals for the rectangular prism are within 5% of the correct value: 2(80×40 + 80×40 + 40×40) = 2(3200+3200+1600) = 16,000 cm². </w:t>
            </w:r>
            <w:ins w:id="9021" w:author="Claude (AI) - proposed" w:date="2026-10-14T07:56:55Z">
              <w:r>
                <w:rPr>
                  <w:rFonts w:ascii="Arial" w:cs="Arial" w:eastAsia="Arial" w:hAnsi="Arial"/>
                  <w:b w:val="false"/>
                  <w:bCs w:val="false"/>
                  <w:i w:val="false"/>
                  <w:iCs w:val="false"/>
                  <w:color w:val="000000"/>
                  <w:sz w:val="18"/>
                  <w:szCs w:val="18"/>
                </w:rPr>
                <w:t xml:space="preserve">Teacher key for the other nets: triangular prism = 2(½ × 30 × 20) + (25 + 25 + 30) × 60 = 600 + 4,800 = 5,400 cm²; square-based pyramid = 40² + 4(½ × 40 × 35) = 1,600 + 2,800 = 4,400 cm². </w:t>
              </w:r>
            </w:ins>
            <w:r>
              <w:rPr>
                <w:rFonts w:ascii="Arial" w:cs="Arial" w:eastAsia="Arial" w:hAnsi="Arial"/>
                <w:b w:val="false"/>
                <w:bCs w:val="false"/>
                <w:i w:val="false"/>
                <w:iCs w:val="false"/>
                <w:color w:val="000000"/>
                <w:sz w:val="18"/>
                <w:szCs w:val="18"/>
              </w:rPr>
              <w:t xml:space="preserve">(3) Teacher checks that learners are summing ALL faces (a common error is omitting the base). Prompt any group missing the base: 'In the factory, does the bottom of the tank need metal sheet too?'</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0jladffjodtbbkgs2im5">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r_3fslr1z5vlt1gswe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wuzwfzrgxbktsqt3lnzr">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plqwkjcnm4vplakx_v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guides learners to generalise their face-counting into formal surface area formulae through structured questioning, using the factory context throughout. Part A — Rectangular Prism (Cuboid): Learners are guided to express: SA = 2(lw + lh + wh). They apply this to find the metal needed to make an open-topped rectangular water storage trough at the Kisumu factory (open top means subtract one lw face). Part B — Triangular Prism: Learners derive SA = 2(½ × b × h) + (perimeter of triangle × length) = bh + (a + b + c)l, connecting each term to a named face of the net. Part C — Square-Based Pyramid: Learners derive SA = l² + 4 × (½ × l × s) = l² + 2ls, where l = base side, s = slant height. They apply this to find the metal needed for a decorative pyramid roof cap (base side 40 cm, slant height 35 cm). Learners then revisit their Predict Phase predictions and individually annotate: 'I now know that surface area means… My original prediction was… I would now change/keep it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board to build each formula incrementally — write each face's area expression, then combine. Use colour-coding: rectangular faces in blue, triangular faces in red, square base in green. Ask at each step: 'Which face of the net does this term represent? Point to it on your unfolded net.' Allow 10–15 seconds WAIT TIME. Cold-call 3 learners per formula derivation.</w:t>
            </w:r>
            <w:ins w:id="9022" w:author="Claude (AI) - proposed" w:date="2026-10-14T07:56:55Z">
              <w:r>
                <w:rPr>
                  <w:rFonts w:ascii="Arial" w:cs="Arial" w:eastAsia="Arial" w:hAnsi="Arial"/>
                  <w:b w:val="false"/>
                  <w:bCs w:val="false"/>
                  <w:i w:val="false"/>
                  <w:iCs w:val="false"/>
                  <w:color w:val="000000"/>
                  <w:sz w:val="18"/>
                  <w:szCs w:val="18"/>
                </w:rPr>
                <w:t xml:space="preserve"> (Teacher key for the open-topped trough in Part A: 16,000 − 80 × 40 = 12,800 cm².)</w:t>
              </w:r>
            </w:ins>
            <w:r>
              <w:rPr>
                <w:rFonts w:ascii="Arial" w:cs="Arial" w:eastAsia="Arial" w:hAnsi="Arial"/>
                <w:b w:val="false"/>
                <w:bCs w:val="false"/>
                <w:i w:val="false"/>
                <w:iCs w:val="false"/>
                <w:color w:val="000000"/>
                <w:sz w:val="18"/>
                <w:szCs w:val="18"/>
              </w:rPr>
              <w:t xml:space="preserve"> Explicitly connect each formula to the factory context: 'If you are a metal sheet cutter at the Kisumu factory, this term — 2lw — tells you what?' After the pyramid formula, pose: 'The factory makes 200 pyramid roof caps per week. Each one needs how many square centimetres of metal sheet? How many square metres is that?' (Answer: 200 × (40² + 2×40×35) = 200 × (1600+2800) = 200 × 4400 = 880,000 cm² = 88 m².) Give 3 minutes for individual working, then cold-call 2 learners to present. For the prediction-annotation task, give 3 minutes silent individual writing. Say: 'Write in your own words — no group discussion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Incremental Formula Derivation with Contextual Anchoring: Each algebraic term in the formula is traced back to a physical face of the factory metal sheet. This prevents rote memorisation and builds transferable understanding. The prediction-annotation task (I used to think… now I think…) makes conceptual change visible and metacognitive, reinforcing that science and mathematics learning is a process of refining ideas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can correctly identify which term in each formula corresponds to which face — check by asking 3 cold-called learners to point to the net face as they name the term. (2) The pyramid roof cap problem is solved correctly by at least 80% of learners working individually (teacher circulates and checks books). (3) Prediction annotations show movement from vague 'shape-based' reasoning toward precise 'surface area formula' reasoning. Flag learners whose annotations still conflate surface area and volume — provide a direct prompt: 'Surface area is about the outside skin. Volume is about what fits inside. Are they the same?'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aabv3zvycay53e07dxzv">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_tvp8ybcxceau4yvkna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nh4pyi1thq0qyaw158te">
              <w:r>
                <w:rPr>
                  <w:rFonts w:ascii="Arial" w:cs="Arial" w:eastAsia="Arial" w:hAnsi="Arial"/>
                  <w:color w:val="2E75B6"/>
                  <w:sz w:val="16"/>
                  <w:szCs w:val="16"/>
                  <w:u w:val="single" w:color="2E75B6"/>
                </w:rPr>
                <w:t xml:space="preserve">Surface Area of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5h-4cuoeioc_bizmoqq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section of their book if physical sticky notes are unavailable). On sticky note 1 (WHAT WE KNOW — green): learners write one thing they are now confident about from today's lesson connected to the main driving question. On sticky note 2 (WHAT WE STILL WONDER — yellow): learners write one question that today's lesson raised or left unanswered about the Kisumu tank phenomenon. Learners post their notes on the class Driving Question Board (a section of the classroom wall or a large sheet of manila paper headed: 'HOW DOES SHAPE DETERMINE HOW MUCH MATERIAL IS NEEDED AND HOW MUCH A SOLID CAN HOLD?'). The teacher reads 5–6 posted questions aloud and clusters them into emerging themes: (a) questions about cylinders/hemispheres, (b) questions about frustums, (c) questions about volume vs. surface area relationships, (d) questions about cost. The teacher says: 'These are our investigation questions for the unit. Each lesson will help us answer more of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a dedicated page in their books. Give exactly 3 minutes for silent writing. Circulate to ensure all learners write a genuine question on their yellow note — prompt any learner who is stuck: 'Think about Tank A and Tank B. What do you still not understand about why they use different amounts of metal?' Read selected questions aloud with enthusiasm: 'Ooh — someone is asking whether a sphere would use even LESS metal for 5,000 litres. That is a fantastic question — we will get to that!' Physically cluster sticky notes into themes on the board using a marker to draw circles around clusters and label them. Photograph the DQB for the class record. Say: 'This board will grow every lesson. By the end of this sub-strand, we will have answered every single cluster.'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Know/Wonder Protocol: The DQB externalises and organises the class's collective growing understanding. Separating 'know' from 'wonder' makes epistemic progress visible over time and gives learners agency over the direction of investigation. Clustering questions teaches learners to see conceptual relationships between sub-questions, mirroring how professional engineers and scientists organise complex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posted or recorded both a 'know' and a 'wonder' entry. (2) 'Know' entries reference surface area vocabulary (net, face, formula, prism, pyramid) rather than vague statements. (3) 'Wonder' entries show genuine engagement with the phenomenon — questions about cylinders, frustums, volume, cost, or material efficiency indicate readiness for upcoming lessons. (4) Teacher notes which concept clusters attract the most 'wonder' questions — this informs differentiation and pacing in Lessons 2–5.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mm879j_l0x0w1unsamer">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3qdkawuxiyhc4ek_k6f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g5myoalhp5bevzzlpjk4">
              <w:r>
                <w:rPr>
                  <w:rFonts w:ascii="Arial" w:cs="Arial" w:eastAsia="Arial" w:hAnsi="Arial"/>
                  <w:color w:val="2E75B6"/>
                  <w:sz w:val="16"/>
                  <w:szCs w:val="16"/>
                  <w:u w:val="single" w:color="2E75B6"/>
                </w:rPr>
                <w:t xml:space="preserve">Surface Area of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vxz67m6hpisjxletia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the first version of their Cumulative Unit Model in their books. The model is a structured diagram with three columns: SHAPE | NET (sketch) | SURFACE AREA FORMULA. Today they complete rows for: (1) Rectangular Prism (Cuboid), (2) Triangular Prism, (3) Square-Based Pyramid. Under each shape sketch, learners write one sentence connecting it to the Kisumu factory context — for example: 'A rectangular prism net is like a flat metal sheet cut at the factory that, when folded, forms a box-shaped water trough.' At the bottom of the model page, learners write: 'UNRESOLVED: We do not yet know the surface area of the cylindrical or frustum tanks in Kisumu — that is what we are investigating.' The teacher reminds the class: 'This model will grow every lesson. Do not throw it away — you will add to it in Lessons 2, 3, 4,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three-column model template on the board before the phase begins. Give learners 6 minutes of silent individual work. Circulate and check that all three rows are complete and that sentences are specific (not just 'it is used in factories'). Prompt learners who write generic sentences: 'Which specific product at the Kisumu factory could this shape represent? How many cm² of metal does it need?' Cold-call 2 learners to read their contextual sentences aloud. Close the lesson by returning to the original Predict Phase predictions still written on the board: 'Look at your prediction from the start of class. Has today's lesson changed your thinking? Thumbs up if yes, thumbs sideways if partly, thumbs down if your thinking has not changed.' Do a quick visual count and say: 'By the end of this unit, I predict all thumbs will be pointing firmly up — because we will have fully solved the Kisumu tank mystery.'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(Progressive Schematisation): The growing model functions as a personalised reference tool and a visible record of conceptual growth. Requiring a contextual sentence per shape prevents the model from becoming a passive formula list and reinforces the driving question connection. The 'UNRESOLVED' section at the bottom maintains productive tension and intellectual curiosity, ensuring learners see today's lesson as a starting point rather than a conclusion.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model rows are complete with a sketch, correct formula, and a Kenya-relevant contextual sentence. (2) The 'UNRESOLVED' section is written in the learner's own words and names at least one shape from the phenomenon (cylinder, hemisphere, or frustum). (3) The thumbs survey gives the teacher a rapid whole-class confidence gauge — learners with 'thumbs down' should be identified for follow-up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 clear distinction between surface area and volume, or did the majority conflate the two concepts? If conflation was widespread, plan a brief 5-minute clarification opener for Lesson 2 using a real Kenyan example — e.g., 'wrapping a mandazi box uses surface area; filling the box with mandazis uses volume.' (2) During the net activity (Phase 2), did any groups fail to include all faces when summing areas? Identify the specific face most commonly omitted (typically the base) and address this explicitly in the Lesson 2 warm-up. (3) Were learners able to derive the formulae independently through guided questioning, or did they require the teacher to provide the formula directly? If the latter, consider introducing a structured 'formula derivation scaffold' card for lower-attaining groups in Lesson 2. (4) Review the DQB sticky notes: Do the 'wonder' questions suggest learners are genuinely curious about cylinders and frustums (indicating readiness for Lesson 3), or are most questions still about prisms and pyramids (indicating the need for consolidation in Lesson 2)? (5) Did the Kenyan factory context feel authentic and engaging to learners, or did it feel contrived? Note 2–3 specific learner comments or questions that demonstrate genuine connection to the phenomenon for use in future lesson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very different surface areas. This is </w:t>
            </w:r>
            <w:del w:id="9023" w:author="Claude (AI) - proposed" w:date="2026-10-14T07:56:55Z">
              <w:r>
                <w:rPr>
                  <w:rFonts w:ascii="Arial" w:cs="Arial" w:eastAsia="Arial" w:hAnsi="Arial"/>
                  <w:b w:val="false"/>
                  <w:bCs w:val="false"/>
                  <w:i w:val="false"/>
                  <w:iCs w:val="false"/>
                  <w:color w:val="000000"/>
                  <w:sz w:val="18"/>
                  <w:szCs w:val="18"/>
                </w:rPr>
                <w:delText xml:space="preserve">why</w:delText>
              </w:r>
            </w:del>
            <w:ins w:id="9024" w:author="Claude (AI) - proposed" w:date="2026-10-14T07:56:55Z">
              <w:r>
                <w:rPr>
                  <w:rFonts w:ascii="Arial" w:cs="Arial" w:eastAsia="Arial" w:hAnsi="Arial"/>
                  <w:b w:val="false"/>
                  <w:bCs w:val="false"/>
                  <w:i w:val="false"/>
                  <w:iCs w:val="false"/>
                  <w:color w:val="000000"/>
                  <w:sz w:val="18"/>
                  <w:szCs w:val="18"/>
                </w:rPr>
                <w:t xml:space="preserve">the puzzle behind the Kisumu tanks:</w:t>
              </w:r>
            </w:ins>
            <w:r>
              <w:rPr>
                <w:rFonts w:ascii="Arial" w:cs="Arial" w:eastAsia="Arial" w:hAnsi="Arial"/>
                <w:b w:val="false"/>
                <w:bCs w:val="false"/>
                <w:i w:val="false"/>
                <w:iCs w:val="false"/>
                <w:color w:val="000000"/>
                <w:sz w:val="18"/>
                <w:szCs w:val="18"/>
              </w:rPr>
              <w:t xml:space="preserve"> the frustum tank</w:t>
            </w:r>
            <w:del w:id="9025" w:author="Claude (AI) - proposed" w:date="2026-10-14T07:56:55Z">
              <w:r>
                <w:rPr>
                  <w:rFonts w:ascii="Arial" w:cs="Arial" w:eastAsia="Arial" w:hAnsi="Arial"/>
                  <w:b w:val="false"/>
                  <w:bCs w:val="false"/>
                  <w:i w:val="false"/>
                  <w:iCs w:val="false"/>
                  <w:color w:val="000000"/>
                  <w:sz w:val="18"/>
                  <w:szCs w:val="18"/>
                </w:rPr>
                <w:delText xml:space="preserve"> in Kisumu</w:delText>
              </w:r>
            </w:del>
            <w:r>
              <w:rPr>
                <w:rFonts w:ascii="Arial" w:cs="Arial" w:eastAsia="Arial" w:hAnsi="Arial"/>
                <w:b w:val="false"/>
                <w:bCs w:val="false"/>
                <w:i w:val="false"/>
                <w:iCs w:val="false"/>
                <w:color w:val="000000"/>
                <w:sz w:val="18"/>
                <w:szCs w:val="18"/>
              </w:rPr>
              <w:t xml:space="preserve"> uses less metal sheet than the cylinder-hemisphere tank </w:t>
            </w:r>
            <w:del w:id="9026" w:author="Claude (AI) - proposed" w:date="2026-10-14T07:56:55Z">
              <w:r>
                <w:rPr>
                  <w:rFonts w:ascii="Arial" w:cs="Arial" w:eastAsia="Arial" w:hAnsi="Arial"/>
                  <w:b w:val="false"/>
                  <w:bCs w:val="false"/>
                  <w:i w:val="false"/>
                  <w:iCs w:val="false"/>
                  <w:color w:val="000000"/>
                  <w:sz w:val="18"/>
                  <w:szCs w:val="18"/>
                </w:rPr>
                <w:delText xml:space="preserve">despite holding the same</w:delText>
              </w:r>
            </w:del>
            <w:ins w:id="9027" w:author="Claude (AI) - proposed" w:date="2026-10-14T07:56:55Z">
              <w:r>
                <w:rPr>
                  <w:rFonts w:ascii="Arial" w:cs="Arial" w:eastAsia="Arial" w:hAnsi="Arial"/>
                  <w:b w:val="false"/>
                  <w:bCs w:val="false"/>
                  <w:i w:val="false"/>
                  <w:iCs w:val="false"/>
                  <w:color w:val="000000"/>
                  <w:sz w:val="18"/>
                  <w:szCs w:val="18"/>
                </w:rPr>
                <w:t xml:space="preserve">although both are advertised as holding</w:t>
              </w:r>
            </w:ins>
            <w:r>
              <w:rPr>
                <w:rFonts w:ascii="Arial" w:cs="Arial" w:eastAsia="Arial" w:hAnsi="Arial"/>
                <w:b w:val="false"/>
                <w:bCs w:val="false"/>
                <w:i w:val="false"/>
                <w:iCs w:val="false"/>
                <w:color w:val="000000"/>
                <w:sz w:val="18"/>
                <w:szCs w:val="18"/>
              </w:rPr>
              <w:t xml:space="preserve"> 5,000 litres</w:t>
            </w:r>
            <w:del w:id="9028" w:author="Claude (AI) - proposed" w:date="2026-10-14T07:56:55Z">
              <w:r>
                <w:rPr>
                  <w:rFonts w:ascii="Arial" w:cs="Arial" w:eastAsia="Arial" w:hAnsi="Arial"/>
                  <w:b w:val="false"/>
                  <w:bCs w:val="false"/>
                  <w:i w:val="false"/>
                  <w:iCs w:val="false"/>
                  <w:color w:val="000000"/>
                  <w:sz w:val="18"/>
                  <w:szCs w:val="18"/>
                </w:rPr>
                <w:delText xml:space="preserve"> of water</w:delText>
              </w:r>
            </w:del>
            <w:ins w:id="9029" w:author="Claude (AI) - proposed" w:date="2026-10-14T07:56:55Z">
              <w:r>
                <w:rPr>
                  <w:rFonts w:ascii="Arial" w:cs="Arial" w:eastAsia="Arial" w:hAnsi="Arial"/>
                  <w:b w:val="false"/>
                  <w:bCs w:val="false"/>
                  <w:i w:val="false"/>
                  <w:iCs w:val="false"/>
                  <w:color w:val="000000"/>
                  <w:sz w:val="18"/>
                  <w:szCs w:val="18"/>
                </w:rPr>
                <w:t xml:space="preserve">. The next lessons test why</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e-xmytkvhzakpwp0urn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2jwyt6vuast1-scxshz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Surface Area of Cones and Spheres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from flat-faced solids (Lesson 1) to curved solids — specifically cones and spheres — by deriving their surface area formulae and applying them to real Kenyan manufacturing and architectural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components of the surface area of a cone (base circle and lateral/curved surface); (b) derive the formula for the lateral surface area and total surface area of a cone (SA = πr(r + l), where l is the slant height); (c) state and apply the formula for the surface area of a sphere (SA = 4πr²); (d) calculate the surface area of cones and spheres in real-world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geometric formulae from first principles; applying surface area formulae accurately; converting units; interpreting net diagrams of curved solids; problem-solving using cone and sphere surface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curved surfaces require different formulae from flat-faced solids; appreciation of how geometry underpins cost-efficient manufacturing decisions by Kenyan engineers and fabricators.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computed the surface area of prisms and pyramids and began building their DQB around the anchoring phenomenon. In Lesson 2, they extend their evidence-gathering to curved solids — cones and spheres. By examining a conical roof turret found on Nairobi buildings and a spherical mandazi, learners derive the cone and sphere surface area formulae and add new evidence to their DQB, moving closer to explaining why the frustum tank at the Kisumu factory uses less metal than the composite cylinder-hemisphere tank.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are cutting paper nets, ensure scissors are handled safely and responsibly. Remind learners to handle any physical models (oranges, conical party hats) carefully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surface area of a cone compares to that of a cylinder of the same height and base radius, connecting back to the Kisumu tank phenomenon. They then observe a physical/paper net of a cone to derive the lateral surface area formula (πrl) and total surface area formula (πr(r + l)), followed by a guided investigation using an orange peel to intuit the sphere formula (4πr²). In the Explain phase, learners solve structured problems set in Kenyan contexts — including calculating the metal sheeting needed for a conical roof turret in Nairobi and the material needed to coat a spherical mandazi mould. The DQB is updated with new evidence about curved surfaces. Learners close the lesson by revising their cumulative solid model to include cones and spheres, annotating it with the new formulae and connections to the tank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mvm4ft0swfqq5dlrwzcr">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ona27yr34otuh4nxkv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tdq70jl-dbkepuerqo5d">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_gxeqscjl-3wsfsj2i1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images side by side on the board: (1) a cylindrical water tank (</w:t>
            </w:r>
            <w:del w:id="9030" w:author="Claude (AI) - proposed" w:date="2026-10-14T07:56:55Z">
              <w:r>
                <w:rPr>
                  <w:rFonts w:ascii="Arial" w:cs="Arial" w:eastAsia="Arial" w:hAnsi="Arial"/>
                  <w:b w:val="false"/>
                  <w:bCs w:val="false"/>
                  <w:i w:val="false"/>
                  <w:iCs w:val="false"/>
                  <w:color w:val="000000"/>
                  <w:sz w:val="18"/>
                  <w:szCs w:val="18"/>
                </w:rPr>
                <w:delText xml:space="preserve">as discussed</w:delText>
              </w:r>
            </w:del>
            <w:ins w:id="9031" w:author="Claude (AI) - proposed" w:date="2026-10-14T07:56:55Z">
              <w:r>
                <w:rPr>
                  <w:rFonts w:ascii="Arial" w:cs="Arial" w:eastAsia="Arial" w:hAnsi="Arial"/>
                  <w:b w:val="false"/>
                  <w:bCs w:val="false"/>
                  <w:i w:val="false"/>
                  <w:iCs w:val="false"/>
                  <w:color w:val="000000"/>
                  <w:sz w:val="18"/>
                  <w:szCs w:val="18"/>
                </w:rPr>
                <w:t xml:space="preserve">like the cylinder part of the Kisumu tank</w:t>
              </w:r>
            </w:ins>
            <w:r>
              <w:rPr>
                <w:rFonts w:ascii="Arial" w:cs="Arial" w:eastAsia="Arial" w:hAnsi="Arial"/>
                <w:b w:val="false"/>
                <w:bCs w:val="false"/>
                <w:i w:val="false"/>
                <w:iCs w:val="false"/>
                <w:color w:val="000000"/>
                <w:sz w:val="18"/>
                <w:szCs w:val="18"/>
              </w:rPr>
              <w:t xml:space="preserve"> in Lesson 1) and (2) a conical roof turret from a building in Nairobi's Westlands. Both have the same base radius (r = 0.7 m) and the same vertical height (h = 1.0 m). In pairs, learners write a prediction in their exercise books: 'Which solid do you think has the greater total surface area — the cylinder or the cone? Give a reason.' Learners also predict whether a sphere would have more or less surface area than both. After </w:t>
            </w:r>
            <w:del w:id="9032" w:author="Claude (AI) - proposed" w:date="2026-10-14T07:56:55Z">
              <w:r>
                <w:rPr>
                  <w:rFonts w:ascii="Arial" w:cs="Arial" w:eastAsia="Arial" w:hAnsi="Arial"/>
                  <w:b w:val="false"/>
                  <w:bCs w:val="false"/>
                  <w:i w:val="false"/>
                  <w:iCs w:val="false"/>
                  <w:color w:val="000000"/>
                  <w:sz w:val="18"/>
                  <w:szCs w:val="18"/>
                </w:rPr>
                <w:delText xml:space="preserve">3 minutes</w:delText>
              </w:r>
            </w:del>
            <w:ins w:id="9033" w:author="Claude (AI) - proposed" w:date="2026-10-14T07:56:55Z">
              <w:r>
                <w:rPr>
                  <w:rFonts w:ascii="Arial" w:cs="Arial" w:eastAsia="Arial" w:hAnsi="Arial"/>
                  <w:b w:val="false"/>
                  <w:bCs w:val="false"/>
                  <w:i w:val="false"/>
                  <w:iCs w:val="false"/>
                  <w:color w:val="000000"/>
                  <w:sz w:val="18"/>
                  <w:szCs w:val="18"/>
                </w:rPr>
                <w:t xml:space="preserve">about 3 minutes (2 minutes alone, then 1 minute with a partner)</w:t>
              </w:r>
            </w:ins>
            <w:r>
              <w:rPr>
                <w:rFonts w:ascii="Arial" w:cs="Arial" w:eastAsia="Arial" w:hAnsi="Arial"/>
                <w:b w:val="false"/>
                <w:bCs w:val="false"/>
                <w:i w:val="false"/>
                <w:iCs w:val="false"/>
                <w:color w:val="000000"/>
                <w:sz w:val="18"/>
                <w:szCs w:val="18"/>
              </w:rPr>
              <w:t xml:space="preserve">, pairs share predictions with the class. Teacher records class predictions as a tally on the board (Cone &gt; Cylinder / Cylinder &gt; Cone / Same) for later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prominently. Say: 'Before we calculate anything today, I want you to think like an engineer at a Nairobi construction firm. Look at these two shapes — same base, same height. Which one do you think needs more material to cover its surface? Write your prediction and a reason in your book. You have </w:t>
            </w:r>
            <w:del w:id="9034" w:author="Claude (AI) - proposed" w:date="2026-10-14T07:56:55Z">
              <w:r>
                <w:rPr>
                  <w:rFonts w:ascii="Arial" w:cs="Arial" w:eastAsia="Arial" w:hAnsi="Arial"/>
                  <w:b w:val="false"/>
                  <w:bCs w:val="false"/>
                  <w:i w:val="false"/>
                  <w:iCs w:val="false"/>
                  <w:color w:val="000000"/>
                  <w:sz w:val="18"/>
                  <w:szCs w:val="18"/>
                </w:rPr>
                <w:delText xml:space="preserve">3</w:delText>
              </w:r>
            </w:del>
            <w:ins w:id="9035" w:author="Claude (AI) - proposed" w:date="2026-10-14T07:56:5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 go.' [Allow </w:t>
            </w:r>
            <w:del w:id="9036" w:author="Claude (AI) - proposed" w:date="2026-10-14T07:56:55Z">
              <w:r>
                <w:rPr>
                  <w:rFonts w:ascii="Arial" w:cs="Arial" w:eastAsia="Arial" w:hAnsi="Arial"/>
                  <w:b w:val="false"/>
                  <w:bCs w:val="false"/>
                  <w:i w:val="false"/>
                  <w:iCs w:val="false"/>
                  <w:color w:val="000000"/>
                  <w:sz w:val="18"/>
                  <w:szCs w:val="18"/>
                </w:rPr>
                <w:delText xml:space="preserve">3</w:delText>
              </w:r>
            </w:del>
            <w:ins w:id="9037" w:author="Claude (AI) - proposed" w:date="2026-10-14T07:56:5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silent individual think time.] After 2 minutes, say: 'Now share your prediction with your partner. Do you agree? You have 1 minute.' After sharing, cold-call 4 pairs (ensure gender balance): 'Pair 3 — what did you predict and why?' Record all predictions as a tally. Do NOT confirm or deny. Say: 'Hold onto your predictions — our investigation today will tell us who is right. Let us see what the mathematics says.'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Tally (Activate-and-Confront): Recording class predictions publicly creates cognitive investment. When learners later discover the correct answer, the contrast between prediction and evidence deepens conceptual retention. This strategy also surfaces common misconceptions (e.g., 'taller means more surface area') that the teacher can address explicitly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with a stated reason in their exercise book before discussion begins. Teacher circulates during the 3-minute window and scans books. Look for misconceptions such as 'cone has more area because it is pointy' or 'they are the same because same height and radius' — note these to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ieckzrmthbqhaz6gxato">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0dova32exmgggpbxda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qezjfyurdgmuxt0mpxi-">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s_ukuvfpggcpdx1ylzs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CONE NET INVESTIGATION (</w:t>
            </w:r>
            <w:del w:id="9038" w:author="Claude (AI) - proposed" w:date="2026-10-14T07:56:55Z">
              <w:r>
                <w:rPr>
                  <w:rFonts w:ascii="Arial" w:cs="Arial" w:eastAsia="Arial" w:hAnsi="Arial"/>
                  <w:b w:val="false"/>
                  <w:bCs w:val="false"/>
                  <w:i w:val="false"/>
                  <w:iCs w:val="false"/>
                  <w:color w:val="000000"/>
                  <w:sz w:val="18"/>
                  <w:szCs w:val="18"/>
                </w:rPr>
                <w:delText xml:space="preserve">30</w:delText>
              </w:r>
            </w:del>
            <w:ins w:id="9039" w:author="Claude (AI) - proposed" w:date="2026-10-14T07:56:55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 min): Each group of 4 receives a pre-cut cone net (a circle and a sector of a larger circle) and a complete cone model. Groups are guided through the following steps: (1) Identify the two components of the cone's surface — the circular base (radius r) and the curved lateral surface (sector). (2) Measure the slant height l (the radius of the sector) using a ruler. (3) Notice that the arc length of the sector equals the circumference of the base circle (2πr). (4) Using the formula for the area of a sector (Area = ½ × arc length × radius), derive that Lateral Surface Area = ½ × 2πr × l = πrl. (5) Write the total surface area: SA = πrl + πr² = πr(r + l). Groups record each step in a structured observation table provided on a worksheet. PART B — SPHERE INTUITION ACTIVITY (</w:t>
            </w:r>
            <w:del w:id="9040" w:author="Claude (AI) - proposed" w:date="2026-10-14T07:56:55Z">
              <w:r>
                <w:rPr>
                  <w:rFonts w:ascii="Arial" w:cs="Arial" w:eastAsia="Arial" w:hAnsi="Arial"/>
                  <w:b w:val="false"/>
                  <w:bCs w:val="false"/>
                  <w:i w:val="false"/>
                  <w:iCs w:val="false"/>
                  <w:color w:val="000000"/>
                  <w:sz w:val="18"/>
                  <w:szCs w:val="18"/>
                </w:rPr>
                <w:delText xml:space="preserve">15</w:delText>
              </w:r>
            </w:del>
            <w:ins w:id="9041" w:author="Claude (AI) - proposed" w:date="2026-10-14T07:56:55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Each group receives an orange. They peel the orange carefully and try to flatten the peel onto four circles drawn on paper, each with the same radius as the orange's cross-section. Observation: the peel covers almost exactly 4 circles. Teacher confirms: Surface Area of sphere = 4πr². Learners record this in their notes alongside a labelled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cone nets and models. Say: 'Engineers and architects in Nairobi use cone-shaped turrets on buildings. Before they can order metal sheeting, they must know exactly how much curved surface that cone has. Your job right now is to figure out the formula from the net — not from memory.' Walk groups through Step 1: 'Lay your net flat. How many pieces do you see? What shape is each piece?' [WAIT 10 seconds.] Cold-call 2 groups. For Step 3, ask: 'What do you notice about the curved edge of the sector and the circle it must attach to?' [WAIT 15 seconds.] Cold-call 3 groups. If groups are stuck on the sector area link, prompt: 'We said arc length of the sector equals 2πr. The sector area formula is ½ × arc length × radius of sector. What is the radius of the sector on your net?' For the orange activity, say: 'Peel your orange carefully and try to lay the peel flat on the four circles. What do you notice?' [WAIT 10 seconds.] Cold-call 2 groups. Say: 'This is not a coincidence — Archimedes proved this over 2,000 years ago, and it holds for every sphere. Write the formula: SA = 4πr².' Emphasise: 'No flat base — a sphere is all curved surface.'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Net-to-Formula Derivation (Guided Inquiry): Rather than stating formulas, learners reconstruct them from the physical net. This builds formula ownership and reduces dependence on rote memorisation. The orange peel activity uses a concrete, Kenya-familiar object (oranges are grown in Kisii and Meru) to make the abstract 4πr² formula tangible and memorable. Both strategies tie back to the tank phenomenon: understanding where formulae come from helps learners evaluate which tank shape is more material-efficient.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worksheet shows a complete, correctly labelled derivation pathway — from sector area to πrl to πr(r + l). Teacher checks 3–4 worksheets during the activity. Key checkpoint question (ask each group): 'Why is l the slant height and not the vertical height in the formula?' Correct answer: because l is the actual length along the curved surface of the cone, not the perpendicular height. Groups unable to articulate this receive a targeted prompt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aw0y5nwac71--p9vixcr">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_dhmaetvsjdlrek-7d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lfm_aru1kfmpyssov8a">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8da6w-owkspj-071-6a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their newly derived formulae to three structured problems set in Kenyan contexts, working individually then comparing with a partner: PROBLEM 1 (Cone): A craftsman in Nairobi is fabricating a decorative conical metal turret for a rooftop. The cone has base radius r = 0.7 m and slant height l = 1.22 m. Calculate the total surface area of the turret to determine how much metal sheet is needed. PROBLEM 2 (Sphere): A bakery in Kisumu uses a spherical mould to shape special occasion mandazi. The mould has a radius of 6 cm. Calculate the surface area of the mould to determine the amount of coating material required. PROBLEM 3 (Comparison — links to Lesson 1): Compare the total surface area of the Nairobi cone turret (Problem 1) with a cylinder of the same base radius (r = 0.7 m) and vertical height (h = 1.0 m). Which requires less material? How does this connect to the Kisumu tank phenomenon? After individual work (</w:t>
            </w:r>
            <w:del w:id="9042" w:author="Claude (AI) - proposed" w:date="2026-10-14T07:56:55Z">
              <w:r>
                <w:rPr>
                  <w:rFonts w:ascii="Arial" w:cs="Arial" w:eastAsia="Arial" w:hAnsi="Arial"/>
                  <w:b w:val="false"/>
                  <w:bCs w:val="false"/>
                  <w:i w:val="false"/>
                  <w:iCs w:val="false"/>
                  <w:color w:val="000000"/>
                  <w:sz w:val="18"/>
                  <w:szCs w:val="18"/>
                </w:rPr>
                <w:delText xml:space="preserve">12</w:delText>
              </w:r>
            </w:del>
            <w:ins w:id="9043" w:author="Claude (AI) - proposed" w:date="2026-10-14T07:56:5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a class discussion resolves Problem 3 and revisits the opening prediction 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tools. Let us put them to work on real Kenyan problems.' Display all three problems on the board. Say: 'Work individually first — </w:t>
            </w:r>
            <w:del w:id="9044" w:author="Claude (AI) - proposed" w:date="2026-10-14T07:56:55Z">
              <w:r>
                <w:rPr>
                  <w:rFonts w:ascii="Arial" w:cs="Arial" w:eastAsia="Arial" w:hAnsi="Arial"/>
                  <w:b w:val="false"/>
                  <w:bCs w:val="false"/>
                  <w:i w:val="false"/>
                  <w:iCs w:val="false"/>
                  <w:color w:val="000000"/>
                  <w:sz w:val="18"/>
                  <w:szCs w:val="18"/>
                </w:rPr>
                <w:delText xml:space="preserve">12</w:delText>
              </w:r>
            </w:del>
            <w:ins w:id="9045" w:author="Claude (AI) - proposed" w:date="2026-10-14T07:56:5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Show every step: formula, substitution, calculation, units.' Circulate actively. For learners substituting vertical height instead of slant height in Problem 1, ask: 'Which length did you use? Is that the length along the surface of the cone or the height inside it?' [WAIT 10 seconds.] For Problem 3, after individual work, facilitate whole-class discussion: 'Who found that the cone has less surface area than the cylinder? Show us your numbers.' Cold-call 3 individuals to present their working. After Problem 3, return to the prediction tally on the board: 'Look at our predictions from the start of the lesson. What does the mathematics tell us now?' [WAIT 15 seconds.] Cold-call 2 learners to make the explicit link: 'So what does this mean for the frustum tank versus the cylinder-hemisphere tank in Kisumu?'</w:t>
            </w:r>
            <w:ins w:id="9046" w:author="Claude (AI) - proposed" w:date="2026-10-14T07:56:55Z">
              <w:r>
                <w:rPr>
                  <w:rFonts w:ascii="Arial" w:cs="Arial" w:eastAsia="Arial" w:hAnsi="Arial"/>
                  <w:b w:val="false"/>
                  <w:bCs w:val="false"/>
                  <w:i w:val="false"/>
                  <w:iCs w:val="false"/>
                  <w:color w:val="000000"/>
                  <w:sz w:val="18"/>
                  <w:szCs w:val="18"/>
                </w:rPr>
                <w:t xml:space="preserve"> Teacher key for Problem 3: the closed cylinder (r = 0.7 m, h = 1.0 m) has total surface area 2π(0.7)(0.7 + 1.0) ≈ 7.48 m², so the cone (≈ 4.22 m²) needs about 3.3 m² less metal; a sphere of the same radius has 4π(0.7)² ≈ 6.16 m², between the two. Then give this caution: this cone also holds much less than the cylinder (you will measure how much less in Lesson 6), so 'less metal' alone does not make a design better. To judge designs fairly we must compare solids that hold the same volume, which is exactly the situation of the two Kisumu tanks.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to Real-World Transfer (Context-Anchored Practice): Each problem is deliberately embedded in a Kenyan context (Nairobi craftsman, Kisumu bakery) so that formula application feels purposeful rather than abstract. Problem 3 explicitly bridges Lesson 1 and Lesson 2 evidence, building the cumulative argument needed to explain the anchoring phenomenon. Returning to the prediction tally creates a structured 'confirm or revise' moment that consolidates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Problem 1, learner correctly identifies l = 1.22 m as slant height and not h = 1.0 m, and obtains SA ≈ 4.22 m² (Accept 4.20–4.24 m²). (2) In Problem 2, learner applies SA = 4πr² with r = 0.06 m (or r = 6 cm consistently) and obtains SA ≈ 452.4 cm². (3) In Problem 3, learner makes an explicit written statement </w:t>
            </w:r>
            <w:del w:id="9047" w:author="Claude (AI) - proposed" w:date="2026-10-14T07:56:55Z">
              <w:r>
                <w:rPr>
                  <w:rFonts w:ascii="Arial" w:cs="Arial" w:eastAsia="Arial" w:hAnsi="Arial"/>
                  <w:b w:val="false"/>
                  <w:bCs w:val="false"/>
                  <w:i w:val="false"/>
                  <w:iCs w:val="false"/>
                  <w:color w:val="000000"/>
                  <w:sz w:val="18"/>
                  <w:szCs w:val="18"/>
                </w:rPr>
                <w:delText xml:space="preserve">connecting the</w:delText>
              </w:r>
            </w:del>
            <w:ins w:id="9048" w:author="Claude (AI) - proposed" w:date="2026-10-14T07:56:55Z">
              <w:r>
                <w:rPr>
                  <w:rFonts w:ascii="Arial" w:cs="Arial" w:eastAsia="Arial" w:hAnsi="Arial"/>
                  <w:b w:val="false"/>
                  <w:bCs w:val="false"/>
                  <w:i w:val="false"/>
                  <w:iCs w:val="false"/>
                  <w:color w:val="000000"/>
                  <w:sz w:val="18"/>
                  <w:szCs w:val="18"/>
                </w:rPr>
                <w:t xml:space="preserve">comparing the cone's</w:t>
              </w:r>
            </w:ins>
            <w:r>
              <w:rPr>
                <w:rFonts w:ascii="Arial" w:cs="Arial" w:eastAsia="Arial" w:hAnsi="Arial"/>
                <w:b w:val="false"/>
                <w:bCs w:val="false"/>
                <w:i w:val="false"/>
                <w:iCs w:val="false"/>
                <w:color w:val="000000"/>
                <w:sz w:val="18"/>
                <w:szCs w:val="18"/>
              </w:rPr>
              <w:t xml:space="preserve"> smaller surface area </w:t>
            </w:r>
            <w:del w:id="9049" w:author="Claude (AI) - proposed" w:date="2026-10-14T07:56:55Z">
              <w:r>
                <w:rPr>
                  <w:rFonts w:ascii="Arial" w:cs="Arial" w:eastAsia="Arial" w:hAnsi="Arial"/>
                  <w:b w:val="false"/>
                  <w:bCs w:val="false"/>
                  <w:i w:val="false"/>
                  <w:iCs w:val="false"/>
                  <w:color w:val="000000"/>
                  <w:sz w:val="18"/>
                  <w:szCs w:val="18"/>
                </w:rPr>
                <w:delText xml:space="preserve">of the cone to the tank phenomenon</w:delText>
              </w:r>
            </w:del>
            <w:ins w:id="9050" w:author="Claude (AI) - proposed" w:date="2026-10-14T07:56:55Z">
              <w:r>
                <w:rPr>
                  <w:rFonts w:ascii="Arial" w:cs="Arial" w:eastAsia="Arial" w:hAnsi="Arial"/>
                  <w:b w:val="false"/>
                  <w:bCs w:val="false"/>
                  <w:i w:val="false"/>
                  <w:iCs w:val="false"/>
                  <w:color w:val="000000"/>
                  <w:sz w:val="18"/>
                  <w:szCs w:val="18"/>
                </w:rPr>
                <w:t xml:space="preserve">(about 4.22 m², against about 7.48 m² for the closed cylinder) and says that a fair design comparison needs equal volumes</w:t>
              </w:r>
            </w:ins>
            <w:r>
              <w:rPr>
                <w:rFonts w:ascii="Arial" w:cs="Arial" w:eastAsia="Arial" w:hAnsi="Arial"/>
                <w:b w:val="false"/>
                <w:bCs w:val="false"/>
                <w:i w:val="false"/>
                <w:iCs w:val="false"/>
                <w:color w:val="000000"/>
                <w:sz w:val="18"/>
                <w:szCs w:val="18"/>
              </w:rPr>
              <w:t xml:space="preserve">. Teacher collects 6 exercise books (random sample) at the end of this phase for a quick review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cny8yshzpx0zns9h3mwn">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zi318zua24822v4eauu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8fuwb7rjty9jpe-gpzhn">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vbbc_l3x1sodxnklt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their DQB section of their exercise book if physical notes are unavailable). On the first note (EVIDENCE colour): they write one piece of evidence gathered today — e.g., 'A cone with the same base and height as a cylinder has less total surface area.' On the second note (NEW QUESTION colour): they write one new question sparked by today's lesson — e.g., 'What about a shape that is part cone and part something else — like the frustum?' Learners post their notes on the class DQB (or share verbally). Teacher reads 3–4 evidence notes and 3–4 new questions aloud, explicitly linking the new questions to the frustum and composite tank shapes that will be investigated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how shape determines how much material is needed. Look at our DQB from Lesson 1. We added evidence about prisms and pyramids. What new evidence can we add today — about cones and spheres?' Distribute sticky notes (or direct learners to their DQB pages). Say: 'Two sticky notes — one EVIDENCE, one NEW QUESTION. You have 3 minutes.' After 3 minutes, collect and post notes. Read 3 evidence notes aloud and ask the class: 'Is this good evidence for answering our Driving Question? Why?' [WAIT 10 seconds each.] Read 3 new question notes. Say: 'I can see some of you are already asking about the frustum — the exact shape of the second tank in Kisumu. That question is coming very soon in our sequence. Keep it on the board — we will answer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Accumulation (Iterative Sense-Making): The DQB makes the progression of the storyline visible. By physically adding evidence from each lesson, learners see their understanding growing toward a full explanation of the Kisumu phenomenon. New question notes ensure the DQB drives forward momentum rather than simply summarising past learning. This metacognitive practice develops the 'Learning to Learn'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evidence statement that correctly references a formula or comparison from today's lesson (e.g., mentions SA = πr(r + l) or SA = 4πr², or a correct numerical comparison). Teacher scans notes during posting. If a learner's evidence note is vague or incorrect (e.g., 'cones are curved'), teacher asks a targeted clarifying question: 'What did you calculate today that proves cones use less material?'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lidtdsybfoibgbhdlwgt">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tmwm5kfm63xviyzrc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qjy-ocsoj7aoqwiqatuf">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vxg1jed8kce-or2ytq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w:t>
            </w:r>
            <w:del w:id="9051" w:author="Claude (AI) - proposed" w:date="2026-10-14T07:56:55Z">
              <w:r>
                <w:rPr>
                  <w:rFonts w:ascii="Arial" w:cs="Arial" w:eastAsia="Arial" w:hAnsi="Arial"/>
                  <w:b w:val="false"/>
                  <w:bCs w:val="false"/>
                  <w:i w:val="false"/>
                  <w:iCs w:val="false"/>
                  <w:color w:val="000000"/>
                  <w:sz w:val="18"/>
                  <w:szCs w:val="18"/>
                </w:rPr>
                <w:delText xml:space="preserve">cumulative 'Surface Area Model'</w:delText>
              </w:r>
            </w:del>
            <w:ins w:id="9052" w:author="Claude (AI) - proposed" w:date="2026-10-14T07:56:55Z">
              <w:r>
                <w:rPr>
                  <w:rFonts w:ascii="Arial" w:cs="Arial" w:eastAsia="Arial" w:hAnsi="Arial"/>
                  <w:b w:val="false"/>
                  <w:bCs w:val="false"/>
                  <w:i w:val="false"/>
                  <w:iCs w:val="false"/>
                  <w:color w:val="000000"/>
                  <w:sz w:val="18"/>
                  <w:szCs w:val="18"/>
                </w:rPr>
                <w:t xml:space="preserve">Cumulative Unit Model</w:t>
              </w:r>
            </w:ins>
            <w:r>
              <w:rPr>
                <w:rFonts w:ascii="Arial" w:cs="Arial" w:eastAsia="Arial" w:hAnsi="Arial"/>
                <w:b w:val="false"/>
                <w:bCs w:val="false"/>
                <w:i w:val="false"/>
                <w:iCs w:val="false"/>
                <w:color w:val="000000"/>
                <w:sz w:val="18"/>
                <w:szCs w:val="18"/>
              </w:rPr>
              <w:t xml:space="preserve"> they began in Lesson 1 — a visual reference page in their exercise books (or a group poster) that maps all solids studied so far with their surface area formulae, diagrams, and Kenyan context connections. In Lesson 2, learners ADD to this model: (1) A labelled diagram of a cone showing r, h, and l, with the formula SA = πr(r + l) and an annotation linking l to the Nairobi turret context. (2) A labelled diagram of a sphere showing r, with the formula SA = 4πr² and an annotation linking it to the Kisumu bakery mould context. (3) An updated 'Comparison Table' column showing that for equal base radius and height, Cone SA &lt; Cylinder SA — with a written sentence: 'This helps explain why differently shaped tanks can have different surface areas even if designed for the same purpose.</w:t>
            </w:r>
            <w:ins w:id="9053" w:author="Claude (AI) - proposed" w:date="2026-10-14T07:56:55Z">
              <w:r>
                <w:rPr>
                  <w:rFonts w:ascii="Arial" w:cs="Arial" w:eastAsia="Arial" w:hAnsi="Arial"/>
                  <w:b w:val="false"/>
                  <w:bCs w:val="false"/>
                  <w:i w:val="false"/>
                  <w:iCs w:val="false"/>
                  <w:color w:val="000000"/>
                  <w:sz w:val="18"/>
                  <w:szCs w:val="18"/>
                </w:rPr>
                <w:t xml:space="preserve"> A fair comparison needs equal volumes, because this cone also holds less.</w:t>
              </w:r>
            </w:ins>
            <w:r>
              <w:rPr>
                <w:rFonts w:ascii="Arial" w:cs="Arial" w:eastAsia="Arial" w:hAnsi="Arial"/>
                <w:b w:val="false"/>
                <w:bCs w:val="false"/>
                <w:i w:val="false"/>
                <w:iCs w:val="false"/>
                <w:color w:val="000000"/>
                <w:sz w:val="18"/>
                <w:szCs w:val="18"/>
              </w:rPr>
              <w:t xml:space="preserve">' Learners who finish early begin sketching what a frustum (truncated cone) might look like and hypothesise what its surface area formula might involve.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w:t>
            </w:r>
            <w:del w:id="9054" w:author="Claude (AI) - proposed" w:date="2026-10-14T07:56:55Z">
              <w:r>
                <w:rPr>
                  <w:rFonts w:ascii="Arial" w:cs="Arial" w:eastAsia="Arial" w:hAnsi="Arial"/>
                  <w:b w:val="false"/>
                  <w:bCs w:val="false"/>
                  <w:i w:val="false"/>
                  <w:iCs w:val="false"/>
                  <w:color w:val="000000"/>
                  <w:sz w:val="18"/>
                  <w:szCs w:val="18"/>
                </w:rPr>
                <w:delText xml:space="preserve">Surface Area</w:delText>
              </w:r>
            </w:del>
            <w:ins w:id="9055" w:author="Claude (AI) - proposed" w:date="2026-10-14T07:56:55Z">
              <w:r>
                <w:rPr>
                  <w:rFonts w:ascii="Arial" w:cs="Arial" w:eastAsia="Arial" w:hAnsi="Arial"/>
                  <w:b w:val="false"/>
                  <w:bCs w:val="false"/>
                  <w:i w:val="false"/>
                  <w:iCs w:val="false"/>
                  <w:color w:val="000000"/>
                  <w:sz w:val="18"/>
                  <w:szCs w:val="18"/>
                </w:rPr>
                <w:t xml:space="preserve">Cumulative Unit</w:t>
              </w:r>
            </w:ins>
            <w:r>
              <w:rPr>
                <w:rFonts w:ascii="Arial" w:cs="Arial" w:eastAsia="Arial" w:hAnsi="Arial"/>
                <w:b w:val="false"/>
                <w:bCs w:val="false"/>
                <w:i w:val="false"/>
                <w:iCs w:val="false"/>
                <w:color w:val="000000"/>
                <w:sz w:val="18"/>
                <w:szCs w:val="18"/>
              </w:rPr>
              <w:t xml:space="preserve"> Model from Lesson 1. Today we are adding two new solids — the cone and the sphere. Add labelled diagrams, formulae, Kenyan context, and update your comparison table. You have 8 minutes.' Circulate and look for: (a) correct labelling of slant height l vs vertical height h on the cone diagram; (b) no flat base drawn on the sphere diagram; (c) a correctly written comparison sentence. For early finishers: 'Can you sketch a frustum? It is like a cone with the top cut off. What parts would you need to find its surface area?' [WAIT 15 seconds before assisting.] In the final 2 minutes, cold-call 2 learners to share their updated model with the class. Close by saying: 'Your model is growing lesson by lesson. By the end of this unit, it will give you a complete toolkit to fully explain — and calculate — what is happening at that factory in Kisumu.'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Knowledge Building): The running model page makes the growth of mathematical knowledge concrete and personal. Adding each new solid alongside its Kenyan context and a comparison note means learners are not just collecting formulae — they are building a coherent argument. The frustum sketch task for early finishers previews upcoming lessons and sustains intellectual momentum, directly advancing the storyline toward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updated model page contains (1) a correctly labelled cone diagram with l clearly distinguished from h, (2) the correct formulae for both cone and sphere, (3) at least one Kenyan context annotation, and (4) an updated comparison statement. Teacher conducts a 'model gallery walk' for 2 minutes — examining 5–6 books — before dismissal. Any model missing the l vs h distinction is flagged for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majority of learners correctly distinguish slant height (l) from vertical height (h) in the cone surface area formula? If not, plan a targeted 5-minute recap at the start of Lesson 3 using a physical cone model. (2) Were learners able to make an explicit verbal or written connection between the cone-vs-cylinder surface area comparison (Phase 3, Problem 3) and the Kisumu tank phenomenon? If the link was weak, revisit the phenomenon image at the start of Lesson 3 before proceeding. (3) How many new questions on the DQB mentioned the frustum or 'cut cone'? This signals readiness for Lesson 4 (frustum surface area). (4) Did the orange peel activity successfully build intuition for SA = 4πr²? If learners struggled with the connection, consider using a digital simulation (e.g., GeoGebra sphere net) in Lesson 2's revision or as a homework extension. (5) Review the 6 sampled exercise books: are learners showing correct unit usage (cm², m²)? Unit errors are a persistent source of calculation mistakes in KCSE examinations and should be addressed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w:t>
            </w:r>
            <w:ins w:id="9056" w:author="Claude (AI) - proposed" w:date="2026-10-14T07:56:55Z">
              <w:r>
                <w:rPr>
                  <w:rFonts w:ascii="Arial" w:cs="Arial" w:eastAsia="Arial" w:hAnsi="Arial"/>
                  <w:b w:val="false"/>
                  <w:bCs w:val="false"/>
                  <w:i w:val="false"/>
                  <w:iCs w:val="false"/>
                  <w:color w:val="000000"/>
                  <w:sz w:val="18"/>
                  <w:szCs w:val="18"/>
                </w:rPr>
                <w:t xml:space="preserve">orange-peel activity gave strong evidence for the </w:t>
              </w:r>
            </w:ins>
            <w:r>
              <w:rPr>
                <w:rFonts w:ascii="Arial" w:cs="Arial" w:eastAsia="Arial" w:hAnsi="Arial"/>
                <w:b w:val="false"/>
                <w:bCs w:val="false"/>
                <w:i w:val="false"/>
                <w:iCs w:val="false"/>
                <w:color w:val="000000"/>
                <w:sz w:val="18"/>
                <w:szCs w:val="18"/>
              </w:rPr>
              <w:t xml:space="preserve">sphere formula (4πr²)</w:t>
            </w:r>
            <w:del w:id="9057" w:author="Claude (AI) - proposed" w:date="2026-10-14T07:56:55Z">
              <w:r>
                <w:rPr>
                  <w:rFonts w:ascii="Arial" w:cs="Arial" w:eastAsia="Arial" w:hAnsi="Arial"/>
                  <w:b w:val="false"/>
                  <w:bCs w:val="false"/>
                  <w:i w:val="false"/>
                  <w:iCs w:val="false"/>
                  <w:color w:val="000000"/>
                  <w:sz w:val="18"/>
                  <w:szCs w:val="18"/>
                </w:rPr>
                <w:delText xml:space="preserve"> was derived intuitively from the orange peel activity and confirmed mathematically</w:delText>
              </w:r>
            </w:del>
            <w:ins w:id="9058" w:author="Claude (AI) - proposed" w:date="2026-10-14T07:56:55Z">
              <w:r>
                <w:rPr>
                  <w:rFonts w:ascii="Arial" w:cs="Arial" w:eastAsia="Arial" w:hAnsi="Arial"/>
                  <w:b w:val="false"/>
                  <w:bCs w:val="false"/>
                  <w:i w:val="false"/>
                  <w:iCs w:val="false"/>
                  <w:color w:val="000000"/>
                  <w:sz w:val="18"/>
                  <w:szCs w:val="18"/>
                </w:rPr>
                <w:t xml:space="preserve">, which the teacher then confirmed as a result first proved by Archimedes; a full proof comes later in school mathematics</w:t>
              </w:r>
            </w:ins>
            <w:r>
              <w:rPr>
                <w:rFonts w:ascii="Arial" w:cs="Arial" w:eastAsia="Arial" w:hAnsi="Arial"/>
                <w:b w:val="false"/>
                <w:bCs w:val="false"/>
                <w:i w:val="false"/>
                <w:iCs w:val="false"/>
                <w:color w:val="000000"/>
                <w:sz w:val="18"/>
                <w:szCs w:val="18"/>
              </w:rPr>
              <w:t xml:space="preserve">.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crry5hqhhefrqxz6ajv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c3daue8a_vdapjs1ptr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Surface Area of Frustums of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formula for the surface area of a frustum of a cone, connecting it to the design of the frustum-shaped water tank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a frustum as the solid formed when a cone is cut parallel to its base; (b) derive the surface area formula for a frustum of a cone using the slant heights of the original and removed cones; (c) calculate the total surface area of a frustum given its radii and slant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the frustum surface area formula to solve real-world problems involving tanks, buckets, and containers; (b) interpret video-based evidence to extract mathematical relationships; (c) construct and annotate a diagram of a frustum showing all key dimensions.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geometric reasoning enables engineers and manufacturers in Kenya to make cost-effective decisions in designing storage solutions for rural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the two tanks and calculated the surface area of prisms and pyramids. In Lesson 2, they derived surface area formulae for cones and spheres. Now in Lesson 3, learners turn their attention to the frustum-shaped tank — the tank that puzzled them by using less metal. By deriving and applying the frustum surface area formula, learners gather </w:t>
            </w:r>
            <w:del w:id="9059" w:author="Claude (AI) - proposed" w:date="2026-10-14T07:56:55Z">
              <w:r>
                <w:rPr>
                  <w:rFonts w:ascii="Arial" w:cs="Arial" w:eastAsia="Arial" w:hAnsi="Arial"/>
                  <w:b w:val="false"/>
                  <w:bCs w:val="false"/>
                  <w:i w:val="false"/>
                  <w:iCs w:val="false"/>
                  <w:color w:val="000000"/>
                  <w:sz w:val="18"/>
                  <w:szCs w:val="18"/>
                </w:rPr>
                <w:delText xml:space="preserve">the critical piece of</w:delText>
              </w:r>
            </w:del>
            <w:ins w:id="9060" w:author="Claude (AI) - proposed" w:date="2026-10-14T07:56:55Z">
              <w:r>
                <w:rPr>
                  <w:rFonts w:ascii="Arial" w:cs="Arial" w:eastAsia="Arial" w:hAnsi="Arial"/>
                  <w:b w:val="false"/>
                  <w:bCs w:val="false"/>
                  <w:i w:val="false"/>
                  <w:iCs w:val="false"/>
                  <w:color w:val="000000"/>
                  <w:sz w:val="18"/>
                  <w:szCs w:val="18"/>
                </w:rPr>
                <w:t xml:space="preserve">half of the</w:t>
              </w:r>
            </w:ins>
            <w:r>
              <w:rPr>
                <w:rFonts w:ascii="Arial" w:cs="Arial" w:eastAsia="Arial" w:hAnsi="Arial"/>
                <w:b w:val="false"/>
                <w:bCs w:val="false"/>
                <w:i w:val="false"/>
                <w:iCs w:val="false"/>
                <w:color w:val="000000"/>
                <w:sz w:val="18"/>
                <w:szCs w:val="18"/>
              </w:rPr>
              <w:t xml:space="preserve"> evidence needed to </w:t>
            </w:r>
            <w:del w:id="9061" w:author="Claude (AI) - proposed" w:date="2026-10-14T07:56:55Z">
              <w:r>
                <w:rPr>
                  <w:rFonts w:ascii="Arial" w:cs="Arial" w:eastAsia="Arial" w:hAnsi="Arial"/>
                  <w:b w:val="false"/>
                  <w:bCs w:val="false"/>
                  <w:i w:val="false"/>
                  <w:iCs w:val="false"/>
                  <w:color w:val="000000"/>
                  <w:sz w:val="18"/>
                  <w:szCs w:val="18"/>
                </w:rPr>
                <w:delText xml:space="preserve">explain why</w:delText>
              </w:r>
            </w:del>
            <w:ins w:id="9062" w:author="Claude (AI) - proposed" w:date="2026-10-14T07:56:55Z">
              <w:r>
                <w:rPr>
                  <w:rFonts w:ascii="Arial" w:cs="Arial" w:eastAsia="Arial" w:hAnsi="Arial"/>
                  <w:b w:val="false"/>
                  <w:bCs w:val="false"/>
                  <w:i w:val="false"/>
                  <w:iCs w:val="false"/>
                  <w:color w:val="000000"/>
                  <w:sz w:val="18"/>
                  <w:szCs w:val="18"/>
                </w:rPr>
                <w:t xml:space="preserve">test whether</w:t>
              </w:r>
            </w:ins>
            <w:r>
              <w:rPr>
                <w:rFonts w:ascii="Arial" w:cs="Arial" w:eastAsia="Arial" w:hAnsi="Arial"/>
                <w:b w:val="false"/>
                <w:bCs w:val="false"/>
                <w:i w:val="false"/>
                <w:iCs w:val="false"/>
                <w:color w:val="000000"/>
                <w:sz w:val="18"/>
                <w:szCs w:val="18"/>
              </w:rPr>
              <w:t xml:space="preserve"> the frustum tank is cheaper to manufacture than the composite tank</w:t>
            </w:r>
            <w:ins w:id="9063" w:author="Claude (AI) - proposed" w:date="2026-10-14T07:56:55Z">
              <w:r>
                <w:rPr>
                  <w:rFonts w:ascii="Arial" w:cs="Arial" w:eastAsia="Arial" w:hAnsi="Arial"/>
                  <w:b w:val="false"/>
                  <w:bCs w:val="false"/>
                  <w:i w:val="false"/>
                  <w:iCs w:val="false"/>
                  <w:color w:val="000000"/>
                  <w:sz w:val="18"/>
                  <w:szCs w:val="18"/>
                </w:rPr>
                <w:t xml:space="preserve"> (the other half comes in Lesson 5)</w:t>
              </w:r>
            </w:ins>
            <w:r>
              <w:rPr>
                <w:rFonts w:ascii="Arial" w:cs="Arial" w:eastAsia="Arial" w:hAnsi="Arial"/>
                <w:b w:val="false"/>
                <w:bCs w:val="false"/>
                <w:i w:val="false"/>
                <w:iCs w:val="false"/>
                <w:color w:val="000000"/>
                <w:sz w:val="18"/>
                <w:szCs w:val="18"/>
              </w:rPr>
              <w:t xml:space="preserve">, even though both </w:t>
            </w:r>
            <w:del w:id="9064" w:author="Claude (AI) - proposed" w:date="2026-10-14T07:56:55Z">
              <w:r>
                <w:rPr>
                  <w:rFonts w:ascii="Arial" w:cs="Arial" w:eastAsia="Arial" w:hAnsi="Arial"/>
                  <w:b w:val="false"/>
                  <w:bCs w:val="false"/>
                  <w:i w:val="false"/>
                  <w:iCs w:val="false"/>
                  <w:color w:val="000000"/>
                  <w:sz w:val="18"/>
                  <w:szCs w:val="18"/>
                </w:rPr>
                <w:delText xml:space="preserve">hold</w:delText>
              </w:r>
            </w:del>
            <w:ins w:id="9065" w:author="Claude (AI) - proposed" w:date="2026-10-14T07:56:55Z">
              <w:r>
                <w:rPr>
                  <w:rFonts w:ascii="Arial" w:cs="Arial" w:eastAsia="Arial" w:hAnsi="Arial"/>
                  <w:b w:val="false"/>
                  <w:bCs w:val="false"/>
                  <w:i w:val="false"/>
                  <w:iCs w:val="false"/>
                  <w:color w:val="000000"/>
                  <w:sz w:val="18"/>
                  <w:szCs w:val="18"/>
                </w:rPr>
                <w:t xml:space="preserve">are advertised as holding</w:t>
              </w:r>
            </w:ins>
            <w:r>
              <w:rPr>
                <w:rFonts w:ascii="Arial" w:cs="Arial" w:eastAsia="Arial" w:hAnsi="Arial"/>
                <w:b w:val="false"/>
                <w:bCs w:val="false"/>
                <w:i w:val="false"/>
                <w:iCs w:val="false"/>
                <w:color w:val="000000"/>
                <w:sz w:val="18"/>
                <w:szCs w:val="18"/>
              </w:rPr>
              <w:t xml:space="preserve"> 5,000 litres.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learners can view the video clearly; adjust screen brightness and volume. Learners with visual impairments should be seated closest to the display. Handle rulers and compasses carefully during diagram construction.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to a cone's surface when it is cut parallel to its base, annotating a diagram of the Kisumu frustum-shaped tank. They then watch a curated YouTube video on the surface area of a frustum, pausing at key moments to extract the formula derivation. Using a Think-Pair-Share sensemaking strategy, learners derive the formula SA = π(R² + r²) + π(R + r)l and apply it to calculate the surface area of the frustum water tank from the anchoring phenomenon. The lesson concludes with learners updating the Driving Question Board and revising their cumulative solid models to include the frustum, </w:t>
            </w:r>
            <w:del w:id="9066" w:author="Claude (AI) - proposed" w:date="2026-10-14T07:56:55Z">
              <w:r>
                <w:rPr>
                  <w:rFonts w:ascii="Arial" w:cs="Arial" w:eastAsia="Arial" w:hAnsi="Arial"/>
                  <w:b w:val="false"/>
                  <w:bCs w:val="false"/>
                  <w:i w:val="false"/>
                  <w:iCs w:val="false"/>
                  <w:color w:val="000000"/>
                  <w:sz w:val="18"/>
                  <w:szCs w:val="18"/>
                </w:rPr>
                <w:delText xml:space="preserve">building a direct</w:delText>
              </w:r>
            </w:del>
            <w:ins w:id="9067" w:author="Claude (AI) - proposed" w:date="2026-10-14T07:56:55Z">
              <w:r>
                <w:rPr>
                  <w:rFonts w:ascii="Arial" w:cs="Arial" w:eastAsia="Arial" w:hAnsi="Arial"/>
                  <w:b w:val="false"/>
                  <w:bCs w:val="false"/>
                  <w:i w:val="false"/>
                  <w:iCs w:val="false"/>
                  <w:color w:val="000000"/>
                  <w:sz w:val="18"/>
                  <w:szCs w:val="18"/>
                </w:rPr>
                <w:t xml:space="preserve">setting up a</w:t>
              </w:r>
            </w:ins>
            <w:r>
              <w:rPr>
                <w:rFonts w:ascii="Arial" w:cs="Arial" w:eastAsia="Arial" w:hAnsi="Arial"/>
                <w:b w:val="false"/>
                <w:bCs w:val="false"/>
                <w:i w:val="false"/>
                <w:iCs w:val="false"/>
                <w:color w:val="000000"/>
                <w:sz w:val="18"/>
                <w:szCs w:val="18"/>
              </w:rPr>
              <w:t xml:space="preserve"> comparison with the composite tank from Lesson 1</w:t>
            </w:r>
            <w:ins w:id="9068" w:author="Claude (AI) - proposed" w:date="2026-10-14T07:56:55Z">
              <w:r>
                <w:rPr>
                  <w:rFonts w:ascii="Arial" w:cs="Arial" w:eastAsia="Arial" w:hAnsi="Arial"/>
                  <w:b w:val="false"/>
                  <w:bCs w:val="false"/>
                  <w:i w:val="false"/>
                  <w:iCs w:val="false"/>
                  <w:color w:val="000000"/>
                  <w:sz w:val="18"/>
                  <w:szCs w:val="18"/>
                </w:rPr>
                <w:t xml:space="preserve">, which is completed in Lesson 5</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t5fs2jtmr4n320fnmlo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hul2eic0j95ylc4w8fqu">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hfpzphwx9tv_8nxjwun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outline diagram of a frustum (labelled: 'Frustum-Shaped Tank, Kisumu Factory'). The diagram shows a frustum with dotted lines indicating the removed top cone. Learners individually annotate the diagram, labelling what they believe are the key dimensions needed to find the surface area, and write a prediction: 'I think the formula for the surface area of this frustum will involve… because…'. Learners also write a one-sentence prediction answering: 'Do you think the frustum tank uses more or less metal sheet than the cylinder-hemisphere tank from Lesson 1? Why?' Predictions are written in exercise books before any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frustum diagram handout. Say: 'Look at this diagram of the frustum-shaped tank from the Kisumu factory — the tank that puzzled our Grade 10 visitors. Before we watch any video or do any calculation, I want you to think like an engineer. What measurements would YOU need to find how much metal sheet covers this tank?' Allow 10 seconds WAIT TIME. Say: 'Write your prediction in your book — label the diagram and write your sentence starting with: I think the formula will involve…'. Circulate silently for 4 minutes. Cold-call 3 learners: 'Amara, what did you label?' / 'Odhiambo, what measurements did you choose and why?' / 'Wanjiku, do you agree with the prediction we just heard — why or why not?' Record key prediction terms on the board (e.g., radius, slant height, height). Do NOT confirm or correct — say: 'Excellent thinking. Let's gather evidence to test these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Annotation: Learners annotate a contextualised diagram before instruction, activating prior knowledge of cone geometry (from Lesson 2) and creating cognitive dissonance. This strategy surfaces misconceptions (e.g., confusing vertical height with slant height) and gives learners a personal stake in the video evidence they are about to gather.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labelled at least two dimensions on the frustum diagram and written a complete prediction sentence. Teacher scans books during circulation — look for learners who label only height (missing slant height or radii) as a flag for targeted questioning during the video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3kkrc2qbqiz4yp4aylu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vaprbbjsoixmqjvoxvyn">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zfm50fpxhqtgvap9ex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curated YouTube video on the surface area of a frustum of a cone (approx. 8–10 minutes). The video is paused three times at teacher-designated moments: (1) after the frustum is introduced — learners sketch and label the frustum in their books; (2) after the derivation of the curved surface area formula πl(R + r) — learners write the formula and compare with their prediction; (3) after the complete formula SA = π(R² + r²) + π(R + r)l is stated — learners re-examine their diagram and label slant height l, large radius R, and small radius r. A structured observation guide is projected alongside the video with three sentence stems: 'A frustum is formed by…', 'The slant height l is found using…', 'The total surface area formula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the video say: 'As you watch, fill in the three sentence stems projected on the board. Pause your thinking at each stop — I will freeze the video and ask you to write before we move on.' Play video to Pause Point 1 (~2 min). Freeze. Say: 'Sketch what you see. Label the two circular faces — what are their radii called?' WAIT TIME 10 seconds. Cold-call 2 learners: 'Korir, what did you sketch and label?' / 'Fatuma, how does your diagram compare to your prediction from Phase 1?' Resume. Pause at Point 2 (~5 min). Freeze. Say: 'Write the curved surface area formula — πl(R + r) — in your book. Where have you seen something like this before? Think about the cone formula from our earlier work.' WAIT TIME 12 seconds. Cold-call 1 learner: 'Mutua, how is this related to the cone surface area formula?' Resume. Pause at Point 3 (~8 min). Freeze. Say: 'Copy the full formula. Now look back at your prediction — what did you get right? What surprised you?' WAIT TIME 10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Sentence Stems: By providing three sentence stems aligned to the video's key conceptual moments, learners are guided to process the derivation actively rather than passively watching. The three pause points create retrieval practice opportunities and directly test learner predictions, building the habit of comparing prior conceptions against new evidence — a core science and engineering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each pause point, learners have written responses in their books. Teacher scans during pauses — specifically check that learners have correctly identified R (large base radius), r (small top radius), and l (slant height of the frustum, NOT the original cone). Learners who write only one radius are flagged for Pair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4pmxre4rxvunxlymsxs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f5dbb_2rxd710y62278e">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j8pmk1nxc0rgogtl-iv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using the Think-Pair-Share strategy. Each pair receives a problem card: 'The frustum-shaped tank at the Kisumu factory </w:t>
            </w:r>
            <w:ins w:id="9069" w:author="Claude (AI) - proposed" w:date="2026-10-14T07:56:55Z">
              <w:r>
                <w:rPr>
                  <w:rFonts w:ascii="Arial" w:cs="Arial" w:eastAsia="Arial" w:hAnsi="Arial"/>
                  <w:b w:val="false"/>
                  <w:bCs w:val="false"/>
                  <w:i w:val="false"/>
                  <w:iCs w:val="false"/>
                  <w:color w:val="000000"/>
                  <w:sz w:val="18"/>
                  <w:szCs w:val="18"/>
                </w:rPr>
                <w:t xml:space="preserve">is a closed tank (the base and the top lid are both metal sheet). It </w:t>
              </w:r>
            </w:ins>
            <w:r>
              <w:rPr>
                <w:rFonts w:ascii="Arial" w:cs="Arial" w:eastAsia="Arial" w:hAnsi="Arial"/>
                <w:b w:val="false"/>
                <w:bCs w:val="false"/>
                <w:i w:val="false"/>
                <w:iCs w:val="false"/>
                <w:color w:val="000000"/>
                <w:sz w:val="18"/>
                <w:szCs w:val="18"/>
              </w:rPr>
              <w:t xml:space="preserve">has a large base radius R = </w:t>
            </w:r>
            <w:del w:id="9070" w:author="Claude (AI) - proposed" w:date="2026-10-14T07:56:55Z">
              <w:r>
                <w:rPr>
                  <w:rFonts w:ascii="Arial" w:cs="Arial" w:eastAsia="Arial" w:hAnsi="Arial"/>
                  <w:b w:val="false"/>
                  <w:bCs w:val="false"/>
                  <w:i w:val="false"/>
                  <w:iCs w:val="false"/>
                  <w:color w:val="000000"/>
                  <w:sz w:val="18"/>
                  <w:szCs w:val="18"/>
                </w:rPr>
                <w:delText xml:space="preserve">0.8</w:delText>
              </w:r>
            </w:del>
            <w:ins w:id="9071" w:author="Claude (AI) - proposed" w:date="2026-10-14T07:56:5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 a small top radius r = 0.</w:t>
            </w:r>
            <w:del w:id="9072" w:author="Claude (AI) - proposed" w:date="2026-10-14T07:56:55Z">
              <w:r>
                <w:rPr>
                  <w:rFonts w:ascii="Arial" w:cs="Arial" w:eastAsia="Arial" w:hAnsi="Arial"/>
                  <w:b w:val="false"/>
                  <w:bCs w:val="false"/>
                  <w:i w:val="false"/>
                  <w:iCs w:val="false"/>
                  <w:color w:val="000000"/>
                  <w:sz w:val="18"/>
                  <w:szCs w:val="18"/>
                </w:rPr>
                <w:delText xml:space="preserve">4 m, and a slant height l</w:delText>
              </w:r>
            </w:del>
            <w:ins w:id="9073" w:author="Claude (AI) - proposed" w:date="2026-10-14T07:56:55Z">
              <w:r>
                <w:rPr>
                  <w:rFonts w:ascii="Arial" w:cs="Arial" w:eastAsia="Arial" w:hAnsi="Arial"/>
                  <w:b w:val="false"/>
                  <w:bCs w:val="false"/>
                  <w:i w:val="false"/>
                  <w:iCs w:val="false"/>
                  <w:color w:val="000000"/>
                  <w:sz w:val="18"/>
                  <w:szCs w:val="18"/>
                </w:rPr>
                <w:t xml:space="preserve">8 m and a vertical height h</w:t>
              </w:r>
            </w:ins>
            <w:r>
              <w:rPr>
                <w:rFonts w:ascii="Arial" w:cs="Arial" w:eastAsia="Arial" w:hAnsi="Arial"/>
                <w:b w:val="false"/>
                <w:bCs w:val="false"/>
                <w:i w:val="false"/>
                <w:iCs w:val="false"/>
                <w:color w:val="000000"/>
                <w:sz w:val="18"/>
                <w:szCs w:val="18"/>
              </w:rPr>
              <w:t xml:space="preserve"> = 1.</w:t>
            </w:r>
            <w:del w:id="9074" w:author="Claude (AI) - proposed" w:date="2026-10-14T07:56:55Z">
              <w:r>
                <w:rPr>
                  <w:rFonts w:ascii="Arial" w:cs="Arial" w:eastAsia="Arial" w:hAnsi="Arial"/>
                  <w:b w:val="false"/>
                  <w:bCs w:val="false"/>
                  <w:i w:val="false"/>
                  <w:iCs w:val="false"/>
                  <w:color w:val="000000"/>
                  <w:sz w:val="18"/>
                  <w:szCs w:val="18"/>
                </w:rPr>
                <w:delText xml:space="preserve">2</w:delText>
              </w:r>
            </w:del>
            <w:ins w:id="9075" w:author="Claude (AI) - proposed" w:date="2026-10-14T07:56:55Z">
              <w:r>
                <w:rPr>
                  <w:rFonts w:ascii="Arial" w:cs="Arial" w:eastAsia="Arial" w:hAnsi="Arial"/>
                  <w:b w:val="false"/>
                  <w:bCs w:val="false"/>
                  <w:i w:val="false"/>
                  <w:iCs w:val="false"/>
                  <w:color w:val="000000"/>
                  <w:sz w:val="18"/>
                  <w:szCs w:val="18"/>
                </w:rPr>
                <w:t xml:space="preserve">95</w:t>
              </w:r>
            </w:ins>
            <w:r>
              <w:rPr>
                <w:rFonts w:ascii="Arial" w:cs="Arial" w:eastAsia="Arial" w:hAnsi="Arial"/>
                <w:b w:val="false"/>
                <w:bCs w:val="false"/>
                <w:i w:val="false"/>
                <w:iCs w:val="false"/>
                <w:color w:val="000000"/>
                <w:sz w:val="18"/>
                <w:szCs w:val="18"/>
              </w:rPr>
              <w:t xml:space="preserve"> m. (a) </w:t>
            </w:r>
            <w:del w:id="9076" w:author="Claude (AI) - proposed" w:date="2026-10-14T07:56:55Z">
              <w:r>
                <w:rPr>
                  <w:rFonts w:ascii="Arial" w:cs="Arial" w:eastAsia="Arial" w:hAnsi="Arial"/>
                  <w:b w:val="false"/>
                  <w:bCs w:val="false"/>
                  <w:i w:val="false"/>
                  <w:iCs w:val="false"/>
                  <w:color w:val="000000"/>
                  <w:sz w:val="18"/>
                  <w:szCs w:val="18"/>
                </w:rPr>
                <w:delText xml:space="preserve">Calculate</w:delText>
              </w:r>
            </w:del>
            <w:ins w:id="9077" w:author="Claude (AI) - proposed" w:date="2026-10-14T07:56:55Z">
              <w:r>
                <w:rPr>
                  <w:rFonts w:ascii="Arial" w:cs="Arial" w:eastAsia="Arial" w:hAnsi="Arial"/>
                  <w:b w:val="false"/>
                  <w:bCs w:val="false"/>
                  <w:i w:val="false"/>
                  <w:iCs w:val="false"/>
                  <w:color w:val="000000"/>
                  <w:sz w:val="18"/>
                  <w:szCs w:val="18"/>
                </w:rPr>
                <w:t xml:space="preserve">Use Pythagoras' theorem to find the slant height l of the sloping side, then calculate</w:t>
              </w:r>
            </w:ins>
            <w:r>
              <w:rPr>
                <w:rFonts w:ascii="Arial" w:cs="Arial" w:eastAsia="Arial" w:hAnsi="Arial"/>
                <w:b w:val="false"/>
                <w:bCs w:val="false"/>
                <w:i w:val="false"/>
                <w:iCs w:val="false"/>
                <w:color w:val="000000"/>
                <w:sz w:val="18"/>
                <w:szCs w:val="18"/>
              </w:rPr>
              <w:t xml:space="preserve"> the curved surface area of the frustum. (b) Calculate the area of the two circular faces. (c) Calculate the TOTAL surface area of the frustum tank in m². (d) The factory uses metal sheet that costs Ksh 850 per m². How much does the metal sheet for this tank cost?' Pairs first work independently (5 min), then compare and reconcile answers (5 min), then selected pairs share with the class. Learners then write a '</w:t>
            </w:r>
            <w:del w:id="9078" w:author="Claude (AI) - proposed" w:date="2026-10-14T07:56:55Z">
              <w:r>
                <w:rPr>
                  <w:rFonts w:ascii="Arial" w:cs="Arial" w:eastAsia="Arial" w:hAnsi="Arial"/>
                  <w:b w:val="false"/>
                  <w:bCs w:val="false"/>
                  <w:i w:val="false"/>
                  <w:iCs w:val="false"/>
                  <w:color w:val="000000"/>
                  <w:sz w:val="18"/>
                  <w:szCs w:val="18"/>
                </w:rPr>
                <w:delText xml:space="preserve">comparison</w:delText>
              </w:r>
            </w:del>
            <w:ins w:id="9079" w:author="Claude (AI) - proposed" w:date="2026-10-14T07:56:55Z">
              <w:r>
                <w:rPr>
                  <w:rFonts w:ascii="Arial" w:cs="Arial" w:eastAsia="Arial" w:hAnsi="Arial"/>
                  <w:b w:val="false"/>
                  <w:bCs w:val="false"/>
                  <w:i w:val="false"/>
                  <w:iCs w:val="false"/>
                  <w:color w:val="000000"/>
                  <w:sz w:val="18"/>
                  <w:szCs w:val="18"/>
                </w:rPr>
                <w:t xml:space="preserve">results</w:t>
              </w:r>
            </w:ins>
            <w:r>
              <w:rPr>
                <w:rFonts w:ascii="Arial" w:cs="Arial" w:eastAsia="Arial" w:hAnsi="Arial"/>
                <w:b w:val="false"/>
                <w:bCs w:val="false"/>
                <w:i w:val="false"/>
                <w:iCs w:val="false"/>
                <w:color w:val="000000"/>
                <w:sz w:val="18"/>
                <w:szCs w:val="18"/>
              </w:rPr>
              <w:t xml:space="preserve"> sentence' in their books: 'The frustum tank has a surface area of ___ m², </w:t>
            </w:r>
            <w:del w:id="9080" w:author="Claude (AI) - proposed" w:date="2026-10-14T07:56:55Z">
              <w:r>
                <w:rPr>
                  <w:rFonts w:ascii="Arial" w:cs="Arial" w:eastAsia="Arial" w:hAnsi="Arial"/>
                  <w:b w:val="false"/>
                  <w:bCs w:val="false"/>
                  <w:i w:val="false"/>
                  <w:iCs w:val="false"/>
                  <w:color w:val="000000"/>
                  <w:sz w:val="18"/>
                  <w:szCs w:val="18"/>
                </w:rPr>
                <w:delText xml:space="preserve">while the composite</w:delText>
              </w:r>
            </w:del>
            <w:ins w:id="9081" w:author="Claude (AI) - proposed" w:date="2026-10-14T07:56:55Z">
              <w:r>
                <w:rPr>
                  <w:rFonts w:ascii="Arial" w:cs="Arial" w:eastAsia="Arial" w:hAnsi="Arial"/>
                  <w:b w:val="false"/>
                  <w:bCs w:val="false"/>
                  <w:i w:val="false"/>
                  <w:iCs w:val="false"/>
                  <w:color w:val="000000"/>
                  <w:sz w:val="18"/>
                  <w:szCs w:val="18"/>
                </w:rPr>
                <w:t xml:space="preserve">so its metal sheet costs about Ksh ___. In Lesson 5 we will find the surface area of the</w:t>
              </w:r>
            </w:ins>
            <w:r>
              <w:rPr>
                <w:rFonts w:ascii="Arial" w:cs="Arial" w:eastAsia="Arial" w:hAnsi="Arial"/>
                <w:b w:val="false"/>
                <w:bCs w:val="false"/>
                <w:i w:val="false"/>
                <w:iCs w:val="false"/>
                <w:color w:val="000000"/>
                <w:sz w:val="18"/>
                <w:szCs w:val="18"/>
              </w:rPr>
              <w:t xml:space="preserve"> cylinder-hemisphere tank </w:t>
            </w:r>
            <w:del w:id="9082" w:author="Claude (AI) - proposed" w:date="2026-10-14T07:56:55Z">
              <w:r>
                <w:rPr>
                  <w:rFonts w:ascii="Arial" w:cs="Arial" w:eastAsia="Arial" w:hAnsi="Arial"/>
                  <w:b w:val="false"/>
                  <w:bCs w:val="false"/>
                  <w:i w:val="false"/>
                  <w:iCs w:val="false"/>
                  <w:color w:val="000000"/>
                  <w:sz w:val="18"/>
                  <w:szCs w:val="18"/>
                </w:rPr>
                <w:delText xml:space="preserve">from Lesson 1 had a surface area of ___ m². The frustum tank uses ___ m² less/more metal, which saves Ksh ___</w:delText>
              </w:r>
            </w:del>
            <w:ins w:id="9083" w:author="Claude (AI) - proposed" w:date="2026-10-14T07:56:55Z">
              <w:r>
                <w:rPr>
                  <w:rFonts w:ascii="Arial" w:cs="Arial" w:eastAsia="Arial" w:hAnsi="Arial"/>
                  <w:b w:val="false"/>
                  <w:bCs w:val="false"/>
                  <w:i w:val="false"/>
                  <w:iCs w:val="false"/>
                  <w:color w:val="000000"/>
                  <w:sz w:val="18"/>
                  <w:szCs w:val="18"/>
                </w:rPr>
                <w:t xml:space="preserve">and compare the two</w:t>
              </w:r>
            </w:ins>
            <w:r>
              <w:rPr>
                <w:rFonts w:ascii="Arial" w:cs="Arial" w:eastAsia="Arial" w:hAnsi="Arial"/>
                <w:b w:val="false"/>
                <w:bCs w:val="false"/>
                <w:i w:val="false"/>
                <w:iCs w:val="false"/>
                <w:color w:val="000000"/>
                <w:sz w:val="18"/>
                <w:szCs w:val="18"/>
              </w:rPr>
              <w:t xml:space="preserve">.' This </w:t>
            </w:r>
            <w:del w:id="9084" w:author="Claude (AI) - proposed" w:date="2026-10-14T07:56:55Z">
              <w:r>
                <w:rPr>
                  <w:rFonts w:ascii="Arial" w:cs="Arial" w:eastAsia="Arial" w:hAnsi="Arial"/>
                  <w:b w:val="false"/>
                  <w:bCs w:val="false"/>
                  <w:i w:val="false"/>
                  <w:iCs w:val="false"/>
                  <w:color w:val="000000"/>
                  <w:sz w:val="18"/>
                  <w:szCs w:val="18"/>
                </w:rPr>
                <w:delText xml:space="preserve">directly re-engages</w:delText>
              </w:r>
            </w:del>
            <w:ins w:id="9085" w:author="Claude (AI) - proposed" w:date="2026-10-14T07:56:55Z">
              <w:r>
                <w:rPr>
                  <w:rFonts w:ascii="Arial" w:cs="Arial" w:eastAsia="Arial" w:hAnsi="Arial"/>
                  <w:b w:val="false"/>
                  <w:bCs w:val="false"/>
                  <w:i w:val="false"/>
                  <w:iCs w:val="false"/>
                  <w:color w:val="000000"/>
                  <w:sz w:val="18"/>
                  <w:szCs w:val="18"/>
                </w:rPr>
                <w:t xml:space="preserve">keeps</w:t>
              </w:r>
            </w:ins>
            <w:r>
              <w:rPr>
                <w:rFonts w:ascii="Arial" w:cs="Arial" w:eastAsia="Arial" w:hAnsi="Arial"/>
                <w:b w:val="false"/>
                <w:bCs w:val="false"/>
                <w:i w:val="false"/>
                <w:iCs w:val="false"/>
                <w:color w:val="000000"/>
                <w:sz w:val="18"/>
                <w:szCs w:val="18"/>
              </w:rPr>
              <w:t xml:space="preserve"> the anchoring phenomenon</w:t>
            </w:r>
            <w:ins w:id="9086" w:author="Claude (AI) - proposed" w:date="2026-10-14T07:56:55Z">
              <w:r>
                <w:rPr>
                  <w:rFonts w:ascii="Arial" w:cs="Arial" w:eastAsia="Arial" w:hAnsi="Arial"/>
                  <w:b w:val="false"/>
                  <w:bCs w:val="false"/>
                  <w:i w:val="false"/>
                  <w:iCs w:val="false"/>
                  <w:color w:val="000000"/>
                  <w:sz w:val="18"/>
                  <w:szCs w:val="18"/>
                </w:rPr>
                <w:t xml:space="preserve"> in view without needing a number we do not have yet</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the moment we have been building toward. You are now going to calculate the actual surface area of the frustum tank from Kisumu — the one that puzzled the Grade 10 visitors.' Distribute problem cards. Say: 'Work independently for 5 minutes first — no talking. Use the formula from your observation notes.' Set a visible 5-minute timer. Circulate — look for unit errors and formula misapplication.</w:t>
            </w:r>
            <w:ins w:id="9087" w:author="Claude (AI) - proposed" w:date="2026-10-14T07:56:55Z">
              <w:r>
                <w:rPr>
                  <w:rFonts w:ascii="Arial" w:cs="Arial" w:eastAsia="Arial" w:hAnsi="Arial"/>
                  <w:b w:val="false"/>
                  <w:bCs w:val="false"/>
                  <w:i w:val="false"/>
                  <w:iCs w:val="false"/>
                  <w:color w:val="000000"/>
                  <w:sz w:val="18"/>
                  <w:szCs w:val="18"/>
                </w:rPr>
                <w:t xml:space="preserve"> If a pair uses h = 1.95 m where l belongs, ask: 'Is 1.95 m the length along the sloping side? How can you find that length?' (Here l ≈ 1.96 m is almost the same number as h, so check each pair's method and not only the answer. A learner who cannot find l can sketch the right-angled triangle with sides h = 1.95 m and R − r = 0.2 m.)</w:t>
              </w:r>
            </w:ins>
            <w:r>
              <w:rPr>
                <w:rFonts w:ascii="Arial" w:cs="Arial" w:eastAsia="Arial" w:hAnsi="Arial"/>
                <w:b w:val="false"/>
                <w:bCs w:val="false"/>
                <w:i w:val="false"/>
                <w:iCs w:val="false"/>
                <w:color w:val="000000"/>
                <w:sz w:val="18"/>
                <w:szCs w:val="18"/>
              </w:rPr>
              <w:t xml:space="preserve"> After 5 min: 'Now compare with your partner. If your answers differ, work through the steps together to find the disagreement.' After paired work: cold-call 3 pairs to share each sub-answer (a), (b), (c), one pair per sub-part. For (d) ask: 'Naledi, does this cost surprise you? What does this tell the factory manager in Kisumu about which tank is cheaper to build?' WAIT TIME 15 seconds. Consolidate on the board: write the full worked solution using colour-coded steps — red for formula, blue for substitution, green for answer with units. Say: 'Now write your </w:t>
            </w:r>
            <w:del w:id="9088" w:author="Claude (AI) - proposed" w:date="2026-10-14T07:56:55Z">
              <w:r>
                <w:rPr>
                  <w:rFonts w:ascii="Arial" w:cs="Arial" w:eastAsia="Arial" w:hAnsi="Arial"/>
                  <w:b w:val="false"/>
                  <w:bCs w:val="false"/>
                  <w:i w:val="false"/>
                  <w:iCs w:val="false"/>
                  <w:color w:val="000000"/>
                  <w:sz w:val="18"/>
                  <w:szCs w:val="18"/>
                </w:rPr>
                <w:delText xml:space="preserve">comparison</w:delText>
              </w:r>
            </w:del>
            <w:ins w:id="9089" w:author="Claude (AI) - proposed" w:date="2026-10-14T07:56:55Z">
              <w:r>
                <w:rPr>
                  <w:rFonts w:ascii="Arial" w:cs="Arial" w:eastAsia="Arial" w:hAnsi="Arial"/>
                  <w:b w:val="false"/>
                  <w:bCs w:val="false"/>
                  <w:i w:val="false"/>
                  <w:iCs w:val="false"/>
                  <w:color w:val="000000"/>
                  <w:sz w:val="18"/>
                  <w:szCs w:val="18"/>
                </w:rPr>
                <w:t xml:space="preserve">results</w:t>
              </w:r>
            </w:ins>
            <w:r>
              <w:rPr>
                <w:rFonts w:ascii="Arial" w:cs="Arial" w:eastAsia="Arial" w:hAnsi="Arial"/>
                <w:b w:val="false"/>
                <w:bCs w:val="false"/>
                <w:i w:val="false"/>
                <w:iCs w:val="false"/>
                <w:color w:val="000000"/>
                <w:sz w:val="18"/>
                <w:szCs w:val="18"/>
              </w:rPr>
              <w:t xml:space="preserve"> sentence. This is the </w:t>
            </w:r>
            <w:del w:id="9090" w:author="Claude (AI) - proposed" w:date="2026-10-14T07:56:55Z">
              <w:r>
                <w:rPr>
                  <w:rFonts w:ascii="Arial" w:cs="Arial" w:eastAsia="Arial" w:hAnsi="Arial"/>
                  <w:b w:val="false"/>
                  <w:bCs w:val="false"/>
                  <w:i w:val="false"/>
                  <w:iCs w:val="false"/>
                  <w:color w:val="000000"/>
                  <w:sz w:val="18"/>
                  <w:szCs w:val="18"/>
                </w:rPr>
                <w:delText xml:space="preserve">evidence we needed to start answering our driving question</w:delText>
              </w:r>
            </w:del>
            <w:ins w:id="9091" w:author="Claude (AI) - proposed" w:date="2026-10-14T07:56:55Z">
              <w:r>
                <w:rPr>
                  <w:rFonts w:ascii="Arial" w:cs="Arial" w:eastAsia="Arial" w:hAnsi="Arial"/>
                  <w:b w:val="false"/>
                  <w:bCs w:val="false"/>
                  <w:i w:val="false"/>
                  <w:iCs w:val="false"/>
                  <w:color w:val="000000"/>
                  <w:sz w:val="18"/>
                  <w:szCs w:val="18"/>
                </w:rPr>
                <w:t xml:space="preserve">first half of the evidence we need. In Lesson 5 we will find the other half</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Phenomenon Re-Anchoring: The structured pair work builds procedural fluency, while the comparison sentence forces learners to connect their calculation back to the anchoring phenomenon — the frustum vs. composite tank debate. The cost calculation contextualises the mathematics within a real Kenyan manufacturing decision, making the abstract formula meaningful. This mirrors the NGSS practice of 'Using Mathematics and Computational Thinking' in a real-world engineering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book contains a fully worked solution with correct units (m² for area, Ksh for cost) and a completed comparison sentence. Specific checkpoints: (</w:t>
            </w:r>
            <w:ins w:id="9092" w:author="Claude (AI) - proposed" w:date="2026-10-14T07:56:55Z">
              <w:r>
                <w:rPr>
                  <w:rFonts w:ascii="Arial" w:cs="Arial" w:eastAsia="Arial" w:hAnsi="Arial"/>
                  <w:b w:val="false"/>
                  <w:bCs w:val="false"/>
                  <w:i w:val="false"/>
                  <w:iCs w:val="false"/>
                  <w:color w:val="000000"/>
                  <w:sz w:val="18"/>
                  <w:szCs w:val="18"/>
                </w:rPr>
                <w:t xml:space="preserve">0) Slant height l = √(1.95² + 0.2²) ≈ 1.96 m; (</w:t>
              </w:r>
            </w:ins>
            <w:r>
              <w:rPr>
                <w:rFonts w:ascii="Arial" w:cs="Arial" w:eastAsia="Arial" w:hAnsi="Arial"/>
                <w:b w:val="false"/>
                <w:bCs w:val="false"/>
                <w:i w:val="false"/>
                <w:iCs w:val="false"/>
                <w:color w:val="000000"/>
                <w:sz w:val="18"/>
                <w:szCs w:val="18"/>
              </w:rPr>
              <w:t xml:space="preserve">1) Curved surface area = π × 1.</w:t>
            </w:r>
            <w:del w:id="9093" w:author="Claude (AI) - proposed" w:date="2026-10-14T07:56:55Z">
              <w:r>
                <w:rPr>
                  <w:rFonts w:ascii="Arial" w:cs="Arial" w:eastAsia="Arial" w:hAnsi="Arial"/>
                  <w:b w:val="false"/>
                  <w:bCs w:val="false"/>
                  <w:i w:val="false"/>
                  <w:iCs w:val="false"/>
                  <w:color w:val="000000"/>
                  <w:sz w:val="18"/>
                  <w:szCs w:val="18"/>
                </w:rPr>
                <w:delText xml:space="preserve">2 × (0.8</w:delText>
              </w:r>
            </w:del>
            <w:ins w:id="9094" w:author="Claude (AI) - proposed" w:date="2026-10-14T07:56:55Z">
              <w:r>
                <w:rPr>
                  <w:rFonts w:ascii="Arial" w:cs="Arial" w:eastAsia="Arial" w:hAnsi="Arial"/>
                  <w:b w:val="false"/>
                  <w:bCs w:val="false"/>
                  <w:i w:val="false"/>
                  <w:iCs w:val="false"/>
                  <w:color w:val="000000"/>
                  <w:sz w:val="18"/>
                  <w:szCs w:val="18"/>
                </w:rPr>
                <w:t xml:space="preserve">96 × (1.0</w:t>
              </w:r>
            </w:ins>
            <w:r>
              <w:rPr>
                <w:rFonts w:ascii="Arial" w:cs="Arial" w:eastAsia="Arial" w:hAnsi="Arial"/>
                <w:b w:val="false"/>
                <w:bCs w:val="false"/>
                <w:i w:val="false"/>
                <w:iCs w:val="false"/>
                <w:color w:val="000000"/>
                <w:sz w:val="18"/>
                <w:szCs w:val="18"/>
              </w:rPr>
              <w:t xml:space="preserve"> + 0.</w:t>
            </w:r>
            <w:del w:id="9095" w:author="Claude (AI) - proposed" w:date="2026-10-14T07:56:55Z">
              <w:r>
                <w:rPr>
                  <w:rFonts w:ascii="Arial" w:cs="Arial" w:eastAsia="Arial" w:hAnsi="Arial"/>
                  <w:b w:val="false"/>
                  <w:bCs w:val="false"/>
                  <w:i w:val="false"/>
                  <w:iCs w:val="false"/>
                  <w:color w:val="000000"/>
                  <w:sz w:val="18"/>
                  <w:szCs w:val="18"/>
                </w:rPr>
                <w:delText xml:space="preserve">4) ≈ 4.52</w:delText>
              </w:r>
            </w:del>
            <w:ins w:id="9096" w:author="Claude (AI) - proposed" w:date="2026-10-14T07:56:55Z">
              <w:r>
                <w:rPr>
                  <w:rFonts w:ascii="Arial" w:cs="Arial" w:eastAsia="Arial" w:hAnsi="Arial"/>
                  <w:b w:val="false"/>
                  <w:bCs w:val="false"/>
                  <w:i w:val="false"/>
                  <w:iCs w:val="false"/>
                  <w:color w:val="000000"/>
                  <w:sz w:val="18"/>
                  <w:szCs w:val="18"/>
                </w:rPr>
                <w:t xml:space="preserve">8) ≈ 11.08</w:t>
              </w:r>
            </w:ins>
            <w:r>
              <w:rPr>
                <w:rFonts w:ascii="Arial" w:cs="Arial" w:eastAsia="Arial" w:hAnsi="Arial"/>
                <w:b w:val="false"/>
                <w:bCs w:val="false"/>
                <w:i w:val="false"/>
                <w:iCs w:val="false"/>
                <w:color w:val="000000"/>
                <w:sz w:val="18"/>
                <w:szCs w:val="18"/>
              </w:rPr>
              <w:t xml:space="preserve"> m²; (2) Circular faces = π(</w:t>
            </w:r>
            <w:del w:id="9097" w:author="Claude (AI) - proposed" w:date="2026-10-14T07:56:55Z">
              <w:r>
                <w:rPr>
                  <w:rFonts w:ascii="Arial" w:cs="Arial" w:eastAsia="Arial" w:hAnsi="Arial"/>
                  <w:b w:val="false"/>
                  <w:bCs w:val="false"/>
                  <w:i w:val="false"/>
                  <w:iCs w:val="false"/>
                  <w:color w:val="000000"/>
                  <w:sz w:val="18"/>
                  <w:szCs w:val="18"/>
                </w:rPr>
                <w:delText xml:space="preserve">0.8²</w:delText>
              </w:r>
            </w:del>
            <w:ins w:id="9098" w:author="Claude (AI) - proposed" w:date="2026-10-14T07:56:55Z">
              <w:r>
                <w:rPr>
                  <w:rFonts w:ascii="Arial" w:cs="Arial" w:eastAsia="Arial" w:hAnsi="Arial"/>
                  <w:b w:val="false"/>
                  <w:bCs w:val="false"/>
                  <w:i w:val="false"/>
                  <w:iCs w:val="false"/>
                  <w:color w:val="000000"/>
                  <w:sz w:val="18"/>
                  <w:szCs w:val="18"/>
                </w:rPr>
                <w:t xml:space="preserve">1.0²</w:t>
              </w:r>
            </w:ins>
            <w:r>
              <w:rPr>
                <w:rFonts w:ascii="Arial" w:cs="Arial" w:eastAsia="Arial" w:hAnsi="Arial"/>
                <w:b w:val="false"/>
                <w:bCs w:val="false"/>
                <w:i w:val="false"/>
                <w:iCs w:val="false"/>
                <w:color w:val="000000"/>
                <w:sz w:val="18"/>
                <w:szCs w:val="18"/>
              </w:rPr>
              <w:t xml:space="preserve">) + π(0.</w:t>
            </w:r>
            <w:del w:id="9099" w:author="Claude (AI) - proposed" w:date="2026-10-14T07:56:55Z">
              <w:r>
                <w:rPr>
                  <w:rFonts w:ascii="Arial" w:cs="Arial" w:eastAsia="Arial" w:hAnsi="Arial"/>
                  <w:b w:val="false"/>
                  <w:bCs w:val="false"/>
                  <w:i w:val="false"/>
                  <w:iCs w:val="false"/>
                  <w:color w:val="000000"/>
                  <w:sz w:val="18"/>
                  <w:szCs w:val="18"/>
                </w:rPr>
                <w:delText xml:space="preserve">4²) ≈ 2.51</w:delText>
              </w:r>
            </w:del>
            <w:ins w:id="9100" w:author="Claude (AI) - proposed" w:date="2026-10-14T07:56:55Z">
              <w:r>
                <w:rPr>
                  <w:rFonts w:ascii="Arial" w:cs="Arial" w:eastAsia="Arial" w:hAnsi="Arial"/>
                  <w:b w:val="false"/>
                  <w:bCs w:val="false"/>
                  <w:i w:val="false"/>
                  <w:iCs w:val="false"/>
                  <w:color w:val="000000"/>
                  <w:sz w:val="18"/>
                  <w:szCs w:val="18"/>
                </w:rPr>
                <w:t xml:space="preserve">8²) ≈ 5.15</w:t>
              </w:r>
            </w:ins>
            <w:r>
              <w:rPr>
                <w:rFonts w:ascii="Arial" w:cs="Arial" w:eastAsia="Arial" w:hAnsi="Arial"/>
                <w:b w:val="false"/>
                <w:bCs w:val="false"/>
                <w:i w:val="false"/>
                <w:iCs w:val="false"/>
                <w:color w:val="000000"/>
                <w:sz w:val="18"/>
                <w:szCs w:val="18"/>
              </w:rPr>
              <w:t xml:space="preserve"> m²; (3) Total ≈ </w:t>
            </w:r>
            <w:del w:id="9101" w:author="Claude (AI) - proposed" w:date="2026-10-14T07:56:55Z">
              <w:r>
                <w:rPr>
                  <w:rFonts w:ascii="Arial" w:cs="Arial" w:eastAsia="Arial" w:hAnsi="Arial"/>
                  <w:b w:val="false"/>
                  <w:bCs w:val="false"/>
                  <w:i w:val="false"/>
                  <w:iCs w:val="false"/>
                  <w:color w:val="000000"/>
                  <w:sz w:val="18"/>
                  <w:szCs w:val="18"/>
                </w:rPr>
                <w:delText xml:space="preserve">7.03 m²</w:delText>
              </w:r>
            </w:del>
            <w:ins w:id="9102" w:author="Claude (AI) - proposed" w:date="2026-10-14T07:56:55Z">
              <w:r>
                <w:rPr>
                  <w:rFonts w:ascii="Arial" w:cs="Arial" w:eastAsia="Arial" w:hAnsi="Arial"/>
                  <w:b w:val="false"/>
                  <w:bCs w:val="false"/>
                  <w:i w:val="false"/>
                  <w:iCs w:val="false"/>
                  <w:color w:val="000000"/>
                  <w:sz w:val="18"/>
                  <w:szCs w:val="18"/>
                </w:rPr>
                <w:t xml:space="preserve">16.24 m² (accept 16.2 to 16.3 m²)</w:t>
              </w:r>
            </w:ins>
            <w:r>
              <w:rPr>
                <w:rFonts w:ascii="Arial" w:cs="Arial" w:eastAsia="Arial" w:hAnsi="Arial"/>
                <w:b w:val="false"/>
                <w:bCs w:val="false"/>
                <w:i w:val="false"/>
                <w:iCs w:val="false"/>
                <w:color w:val="000000"/>
                <w:sz w:val="18"/>
                <w:szCs w:val="18"/>
              </w:rPr>
              <w:t xml:space="preserve">; (4) Cost ≈ </w:t>
            </w:r>
            <w:del w:id="9103" w:author="Claude (AI) - proposed" w:date="2026-10-14T07:56:55Z">
              <w:r>
                <w:rPr>
                  <w:rFonts w:ascii="Arial" w:cs="Arial" w:eastAsia="Arial" w:hAnsi="Arial"/>
                  <w:b w:val="false"/>
                  <w:bCs w:val="false"/>
                  <w:i w:val="false"/>
                  <w:iCs w:val="false"/>
                  <w:color w:val="000000"/>
                  <w:sz w:val="18"/>
                  <w:szCs w:val="18"/>
                </w:rPr>
                <w:delText xml:space="preserve">Ksh 5,975</w:delText>
              </w:r>
            </w:del>
            <w:ins w:id="9104" w:author="Claude (AI) - proposed" w:date="2026-10-14T07:56:55Z">
              <w:r>
                <w:rPr>
                  <w:rFonts w:ascii="Arial" w:cs="Arial" w:eastAsia="Arial" w:hAnsi="Arial"/>
                  <w:b w:val="false"/>
                  <w:bCs w:val="false"/>
                  <w:i w:val="false"/>
                  <w:iCs w:val="false"/>
                  <w:color w:val="000000"/>
                  <w:sz w:val="18"/>
                  <w:szCs w:val="18"/>
                </w:rPr>
                <w:t xml:space="preserve">16.24 × 850 ≈ Ksh 13,800</w:t>
              </w:r>
            </w:ins>
            <w:r>
              <w:rPr>
                <w:rFonts w:ascii="Arial" w:cs="Arial" w:eastAsia="Arial" w:hAnsi="Arial"/>
                <w:b w:val="false"/>
                <w:bCs w:val="false"/>
                <w:i w:val="false"/>
                <w:iCs w:val="false"/>
                <w:color w:val="000000"/>
                <w:sz w:val="18"/>
                <w:szCs w:val="18"/>
              </w:rPr>
              <w:t xml:space="preserve">. Learners whose totals are more than 10% off are identified for small-group follow-up during Phase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yxaeolxsexoqhtf74ko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51hddhjo2k39drwfdfw">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zjmju6ylxpsvmzrhovo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Each learner writes on a sticky note (or card): one piece of NEW EVIDENCE gathered today and one NEW QUESTION that arose from today's lesson. Evidence notes are placed in the 'What We Now Know' column; question notes in the 'What We Still Wonder' column. As a class, learners review the board and draw arrows connecting today's evidence (frustum surface area formula) to the driving question: 'How does the shape of a solid determine how much material is needed to build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In Lesson 1 we posted evidence about prisms and pyramids. In Lesson 2 we posted evidence about cones and spheres. What new evidence can we post today?' WAIT TIME 10 seconds. Distribute sticky notes. Say: 'Write ONE piece of evidence — something you can now calculate that you could not before — and ONE new question your work today raised. You have 3 minutes.' After writing: invite 4 learners (cold-call) to read their evidence note aloud before posting it. Ask the class: 'Where should this go on the board? Does it help us answer the driving question directly, or does it raise a new sub-question?' Use a red marker to draw arrows from today's evidence notes to the main driving question card. Say: 'We are building a case. Every lesson adds another brick. What shape are we still missing from our investigation?' (Prompt learners to anticipate upcoming lessons on </w:t>
            </w:r>
            <w:del w:id="9105" w:author="Claude (AI) - proposed" w:date="2026-10-14T07:56:55Z">
              <w:r>
                <w:rPr>
                  <w:rFonts w:ascii="Arial" w:cs="Arial" w:eastAsia="Arial" w:hAnsi="Arial"/>
                  <w:b w:val="false"/>
                  <w:bCs w:val="false"/>
                  <w:i w:val="false"/>
                  <w:iCs w:val="false"/>
                  <w:color w:val="000000"/>
                  <w:sz w:val="18"/>
                  <w:szCs w:val="18"/>
                </w:rPr>
                <w:delText xml:space="preserve">spheres or composite solids</w:delText>
              </w:r>
            </w:del>
            <w:ins w:id="9106" w:author="Claude (AI) - proposed" w:date="2026-10-14T07:56:55Z">
              <w:r>
                <w:rPr>
                  <w:rFonts w:ascii="Arial" w:cs="Arial" w:eastAsia="Arial" w:hAnsi="Arial"/>
                  <w:b w:val="false"/>
                  <w:bCs w:val="false"/>
                  <w:i w:val="false"/>
                  <w:iCs w:val="false"/>
                  <w:color w:val="000000"/>
                  <w:sz w:val="18"/>
                  <w:szCs w:val="18"/>
                </w:rPr>
                <w:t xml:space="preserve">frustums of pyramids, composite solids and volume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is a public, cumulative knowledge-building artefact. By physically placing evidence and questions on the board, learners externalise their thinking and see how each lesson contributes to the overarching investigation. Drawing arrows models scientific reasoning — linking evidence to claims — and helps learners see the frustum lesson not as isolated content but as a chapter in a longer evidentiary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evidence note and one question note. Teacher reads notes during posting to identify misconceptions (e.g., a learner who writes 'frustums have more surface area than cylinders' as a general rule — this overgeneralisation is addressed verbally: 'Interesting — is that always true, or only for these specific dimensions?'). The quality of new questions also reveals depth of understanding.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7fe8kkhbe4zfrqk5as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hhdpudkgf8weblzsiyzb">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r9gqqpxzgrcbkpkel8v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w:t>
            </w:r>
            <w:del w:id="9107" w:author="Claude (AI) - proposed" w:date="2026-10-14T07:56:55Z">
              <w:r>
                <w:rPr>
                  <w:rFonts w:ascii="Arial" w:cs="Arial" w:eastAsia="Arial" w:hAnsi="Arial"/>
                  <w:b w:val="false"/>
                  <w:bCs w:val="false"/>
                  <w:i w:val="false"/>
                  <w:iCs w:val="false"/>
                  <w:color w:val="000000"/>
                  <w:sz w:val="18"/>
                  <w:szCs w:val="18"/>
                </w:rPr>
                <w:delText xml:space="preserve">cumulative 'Solid Shape Model' — a growing annotated diagram begun in Lesson 1 that now shows the composite</w:delText>
              </w:r>
            </w:del>
            <w:ins w:id="9108" w:author="Claude (AI) - proposed" w:date="2026-10-14T07:56:55Z">
              <w:r>
                <w:rPr>
                  <w:rFonts w:ascii="Arial" w:cs="Arial" w:eastAsia="Arial" w:hAnsi="Arial"/>
                  <w:b w:val="false"/>
                  <w:bCs w:val="false"/>
                  <w:i w:val="false"/>
                  <w:iCs w:val="false"/>
                  <w:color w:val="000000"/>
                  <w:sz w:val="18"/>
                  <w:szCs w:val="18"/>
                </w:rPr>
                <w:t xml:space="preserve">Cumulative Unit Model from Lesson 1 and open a new page headed 'Kisumu Tanks'. They sketch the</w:t>
              </w:r>
            </w:ins>
            <w:r>
              <w:rPr>
                <w:rFonts w:ascii="Arial" w:cs="Arial" w:eastAsia="Arial" w:hAnsi="Arial"/>
                <w:b w:val="false"/>
                <w:bCs w:val="false"/>
                <w:i w:val="false"/>
                <w:iCs w:val="false"/>
                <w:color w:val="000000"/>
                <w:sz w:val="18"/>
                <w:szCs w:val="18"/>
              </w:rPr>
              <w:t xml:space="preserve"> cylinder-hemisphere tank</w:t>
            </w:r>
            <w:del w:id="9109" w:author="Claude (AI) - proposed" w:date="2026-10-14T07:56:55Z">
              <w:r>
                <w:rPr>
                  <w:rFonts w:ascii="Arial" w:cs="Arial" w:eastAsia="Arial" w:hAnsi="Arial"/>
                  <w:b w:val="false"/>
                  <w:bCs w:val="false"/>
                  <w:i w:val="false"/>
                  <w:iCs w:val="false"/>
                  <w:color w:val="000000"/>
                  <w:sz w:val="18"/>
                  <w:szCs w:val="18"/>
                </w:rPr>
                <w:delText xml:space="preserve">. Today, learners add a side-by-side diagram of</w:delText>
              </w:r>
            </w:del>
            <w:ins w:id="9110" w:author="Claude (AI) - proposed" w:date="2026-10-14T07:56:55Z">
              <w:r>
                <w:rPr>
                  <w:rFonts w:ascii="Arial" w:cs="Arial" w:eastAsia="Arial" w:hAnsi="Arial"/>
                  <w:b w:val="false"/>
                  <w:bCs w:val="false"/>
                  <w:i w:val="false"/>
                  <w:iCs w:val="false"/>
                  <w:color w:val="000000"/>
                  <w:sz w:val="18"/>
                  <w:szCs w:val="18"/>
                </w:rPr>
                <w:t xml:space="preserve"> from the Lesson 1 diagram and, beside it,</w:t>
              </w:r>
            </w:ins>
            <w:r>
              <w:rPr>
                <w:rFonts w:ascii="Arial" w:cs="Arial" w:eastAsia="Arial" w:hAnsi="Arial"/>
                <w:b w:val="false"/>
                <w:bCs w:val="false"/>
                <w:i w:val="false"/>
                <w:iCs w:val="false"/>
                <w:color w:val="000000"/>
                <w:sz w:val="18"/>
                <w:szCs w:val="18"/>
              </w:rPr>
              <w:t xml:space="preserve"> the frustum tank, labelled with R, r, </w:t>
            </w:r>
            <w:del w:id="9111" w:author="Claude (AI) - proposed" w:date="2026-10-14T07:56:55Z">
              <w:r>
                <w:rPr>
                  <w:rFonts w:ascii="Arial" w:cs="Arial" w:eastAsia="Arial" w:hAnsi="Arial"/>
                  <w:b w:val="false"/>
                  <w:bCs w:val="false"/>
                  <w:i w:val="false"/>
                  <w:iCs w:val="false"/>
                  <w:color w:val="000000"/>
                  <w:sz w:val="18"/>
                  <w:szCs w:val="18"/>
                </w:rPr>
                <w:delText xml:space="preserve">l, and the</w:delText>
              </w:r>
            </w:del>
            <w:ins w:id="9112" w:author="Claude (AI) - proposed" w:date="2026-10-14T07:56:55Z">
              <w:r>
                <w:rPr>
                  <w:rFonts w:ascii="Arial" w:cs="Arial" w:eastAsia="Arial" w:hAnsi="Arial"/>
                  <w:b w:val="false"/>
                  <w:bCs w:val="false"/>
                  <w:i w:val="false"/>
                  <w:iCs w:val="false"/>
                  <w:color w:val="000000"/>
                  <w:sz w:val="18"/>
                  <w:szCs w:val="18"/>
                </w:rPr>
                <w:t xml:space="preserve">h, l, its</w:t>
              </w:r>
            </w:ins>
            <w:r>
              <w:rPr>
                <w:rFonts w:ascii="Arial" w:cs="Arial" w:eastAsia="Arial" w:hAnsi="Arial"/>
                <w:b w:val="false"/>
                <w:bCs w:val="false"/>
                <w:i w:val="false"/>
                <w:iCs w:val="false"/>
                <w:color w:val="000000"/>
                <w:sz w:val="18"/>
                <w:szCs w:val="18"/>
              </w:rPr>
              <w:t xml:space="preserve"> surface area formula</w:t>
            </w:r>
            <w:ins w:id="9113" w:author="Claude (AI) - proposed" w:date="2026-10-14T07:56:55Z">
              <w:r>
                <w:rPr>
                  <w:rFonts w:ascii="Arial" w:cs="Arial" w:eastAsia="Arial" w:hAnsi="Arial"/>
                  <w:b w:val="false"/>
                  <w:bCs w:val="false"/>
                  <w:i w:val="false"/>
                  <w:iCs w:val="false"/>
                  <w:color w:val="000000"/>
                  <w:sz w:val="18"/>
                  <w:szCs w:val="18"/>
                </w:rPr>
                <w:t xml:space="preserve"> and the value calculated in Phase 3 (about 16.24 m²)</w:t>
              </w:r>
            </w:ins>
            <w:r>
              <w:rPr>
                <w:rFonts w:ascii="Arial" w:cs="Arial" w:eastAsia="Arial" w:hAnsi="Arial"/>
                <w:b w:val="false"/>
                <w:bCs w:val="false"/>
                <w:i w:val="false"/>
                <w:iCs w:val="false"/>
                <w:color w:val="000000"/>
                <w:sz w:val="18"/>
                <w:szCs w:val="18"/>
              </w:rPr>
              <w:t xml:space="preserve">. Beneath both diagrams, learners write a 'Designer's </w:t>
            </w:r>
            <w:del w:id="9114" w:author="Claude (AI) - proposed" w:date="2026-10-14T07:56:55Z">
              <w:r>
                <w:rPr>
                  <w:rFonts w:ascii="Arial" w:cs="Arial" w:eastAsia="Arial" w:hAnsi="Arial"/>
                  <w:b w:val="false"/>
                  <w:bCs w:val="false"/>
                  <w:i w:val="false"/>
                  <w:iCs w:val="false"/>
                  <w:color w:val="000000"/>
                  <w:sz w:val="18"/>
                  <w:szCs w:val="18"/>
                </w:rPr>
                <w:delText xml:space="preserve">Note</w:delText>
              </w:r>
            </w:del>
            <w:ins w:id="9115" w:author="Claude (AI) - proposed" w:date="2026-10-14T07:56:55Z">
              <w:r>
                <w:rPr>
                  <w:rFonts w:ascii="Arial" w:cs="Arial" w:eastAsia="Arial" w:hAnsi="Arial"/>
                  <w:b w:val="false"/>
                  <w:bCs w:val="false"/>
                  <w:i w:val="false"/>
                  <w:iCs w:val="false"/>
                  <w:color w:val="000000"/>
                  <w:sz w:val="18"/>
                  <w:szCs w:val="18"/>
                </w:rPr>
                <w:t xml:space="preserve">Prediction</w:t>
              </w:r>
            </w:ins>
            <w:r>
              <w:rPr>
                <w:rFonts w:ascii="Arial" w:cs="Arial" w:eastAsia="Arial" w:hAnsi="Arial"/>
                <w:b w:val="false"/>
                <w:bCs w:val="false"/>
                <w:i w:val="false"/>
                <w:iCs w:val="false"/>
                <w:color w:val="000000"/>
                <w:sz w:val="18"/>
                <w:szCs w:val="18"/>
              </w:rPr>
              <w:t xml:space="preserve">' in the voice of a Kisumu tank manufacturer: 'I </w:t>
            </w:r>
            <w:del w:id="9116" w:author="Claude (AI) - proposed" w:date="2026-10-14T07:56:55Z">
              <w:r>
                <w:rPr>
                  <w:rFonts w:ascii="Arial" w:cs="Arial" w:eastAsia="Arial" w:hAnsi="Arial"/>
                  <w:b w:val="false"/>
                  <w:bCs w:val="false"/>
                  <w:i w:val="false"/>
                  <w:iCs w:val="false"/>
                  <w:color w:val="000000"/>
                  <w:sz w:val="18"/>
                  <w:szCs w:val="18"/>
                </w:rPr>
                <w:delText xml:space="preserve">would choose the frustum shape because… / I would choose the composite shape because…', justifying their choice using the surface area values calculated in Phase 3</w:delText>
              </w:r>
            </w:del>
            <w:ins w:id="9117" w:author="Claude (AI) - proposed" w:date="2026-10-14T07:56:55Z">
              <w:r>
                <w:rPr>
                  <w:rFonts w:ascii="Arial" w:cs="Arial" w:eastAsia="Arial" w:hAnsi="Arial"/>
                  <w:b w:val="false"/>
                  <w:bCs w:val="false"/>
                  <w:i w:val="false"/>
                  <w:iCs w:val="false"/>
                  <w:color w:val="000000"/>
                  <w:sz w:val="18"/>
                  <w:szCs w:val="18"/>
                </w:rPr>
                <w:t xml:space="preserve">predict the frustum tank / the composite tank will need less metal sheet because… In Lesson 5 I will check this by finding…'</w:t>
              </w:r>
            </w:ins>
            <w:r>
              <w:rPr>
                <w:rFonts w:ascii="Arial" w:cs="Arial" w:eastAsia="Arial" w:hAnsi="Arial"/>
                <w:b w:val="false"/>
                <w:bCs w:val="false"/>
                <w:i w:val="false"/>
                <w:iCs w:val="false"/>
                <w:color w:val="000000"/>
                <w:sz w:val="18"/>
                <w:szCs w:val="18"/>
              </w:rPr>
              <w:t xml:space="preserve">. Learners who finish early are challenged to sketch a third tank shape (e.g., a pure cylinder) and estimate which of the three shapes would use the least material for the same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w:t>
            </w:r>
            <w:del w:id="9118" w:author="Claude (AI) - proposed" w:date="2026-10-14T07:56:55Z">
              <w:r>
                <w:rPr>
                  <w:rFonts w:ascii="Arial" w:cs="Arial" w:eastAsia="Arial" w:hAnsi="Arial"/>
                  <w:b w:val="false"/>
                  <w:bCs w:val="false"/>
                  <w:i w:val="false"/>
                  <w:iCs w:val="false"/>
                  <w:color w:val="000000"/>
                  <w:sz w:val="18"/>
                  <w:szCs w:val="18"/>
                </w:rPr>
                <w:delText xml:space="preserve">cumulative model</w:delText>
              </w:r>
            </w:del>
            <w:ins w:id="9119" w:author="Claude (AI) - proposed" w:date="2026-10-14T07:56:55Z">
              <w:r>
                <w:rPr>
                  <w:rFonts w:ascii="Arial" w:cs="Arial" w:eastAsia="Arial" w:hAnsi="Arial"/>
                  <w:b w:val="false"/>
                  <w:bCs w:val="false"/>
                  <w:i w:val="false"/>
                  <w:iCs w:val="false"/>
                  <w:color w:val="000000"/>
                  <w:sz w:val="18"/>
                  <w:szCs w:val="18"/>
                </w:rPr>
                <w:t xml:space="preserve">Cumulative Unit Model</w:t>
              </w:r>
            </w:ins>
            <w:r>
              <w:rPr>
                <w:rFonts w:ascii="Arial" w:cs="Arial" w:eastAsia="Arial" w:hAnsi="Arial"/>
                <w:b w:val="false"/>
                <w:bCs w:val="false"/>
                <w:i w:val="false"/>
                <w:iCs w:val="false"/>
                <w:color w:val="000000"/>
                <w:sz w:val="18"/>
                <w:szCs w:val="18"/>
              </w:rPr>
              <w:t xml:space="preserve"> from Lesson 1</w:t>
            </w:r>
            <w:del w:id="9120" w:author="Claude (AI) - proposed" w:date="2026-10-14T07:56:55Z">
              <w:r>
                <w:rPr>
                  <w:rFonts w:ascii="Arial" w:cs="Arial" w:eastAsia="Arial" w:hAnsi="Arial"/>
                  <w:b w:val="false"/>
                  <w:bCs w:val="false"/>
                  <w:i w:val="false"/>
                  <w:iCs w:val="false"/>
                  <w:color w:val="000000"/>
                  <w:sz w:val="18"/>
                  <w:szCs w:val="18"/>
                </w:rPr>
                <w:delText xml:space="preserve">. Today we are adding the frustum to our model. Draw the frustum side-by-side with the composite tank</w:delText>
              </w:r>
            </w:del>
            <w:ins w:id="9121" w:author="Claude (AI) - proposed" w:date="2026-10-14T07:56:55Z">
              <w:r>
                <w:rPr>
                  <w:rFonts w:ascii="Arial" w:cs="Arial" w:eastAsia="Arial" w:hAnsi="Arial"/>
                  <w:b w:val="false"/>
                  <w:bCs w:val="false"/>
                  <w:i w:val="false"/>
                  <w:iCs w:val="false"/>
                  <w:color w:val="000000"/>
                  <w:sz w:val="18"/>
                  <w:szCs w:val="18"/>
                </w:rPr>
                <w:t xml:space="preserve"> and turn to a new page called Kisumu Tanks. Sketch the cylinder-hemisphere tank from the Lesson 1 diagram, then draw the frustum tank beside it</w:t>
              </w:r>
            </w:ins>
            <w:r>
              <w:rPr>
                <w:rFonts w:ascii="Arial" w:cs="Arial" w:eastAsia="Arial" w:hAnsi="Arial"/>
                <w:b w:val="false"/>
                <w:bCs w:val="false"/>
                <w:i w:val="false"/>
                <w:iCs w:val="false"/>
                <w:color w:val="000000"/>
                <w:sz w:val="18"/>
                <w:szCs w:val="18"/>
              </w:rPr>
              <w:t xml:space="preserve"> and label all key dimensions.' Allow 4 minutes for drawing. Circulate and check that learners label R (large radius), r (small radius), </w:t>
            </w:r>
            <w:ins w:id="9122" w:author="Claude (AI) - proposed" w:date="2026-10-14T07:56:55Z">
              <w:r>
                <w:rPr>
                  <w:rFonts w:ascii="Arial" w:cs="Arial" w:eastAsia="Arial" w:hAnsi="Arial"/>
                  <w:b w:val="false"/>
                  <w:bCs w:val="false"/>
                  <w:i w:val="false"/>
                  <w:iCs w:val="false"/>
                  <w:color w:val="000000"/>
                  <w:sz w:val="18"/>
                  <w:szCs w:val="18"/>
                </w:rPr>
                <w:t xml:space="preserve">h (vertical height) </w:t>
              </w:r>
            </w:ins>
            <w:r>
              <w:rPr>
                <w:rFonts w:ascii="Arial" w:cs="Arial" w:eastAsia="Arial" w:hAnsi="Arial"/>
                <w:b w:val="false"/>
                <w:bCs w:val="false"/>
                <w:i w:val="false"/>
                <w:iCs w:val="false"/>
                <w:color w:val="000000"/>
                <w:sz w:val="18"/>
                <w:szCs w:val="18"/>
              </w:rPr>
              <w:t xml:space="preserve">and l (slant height)</w:t>
            </w:r>
            <w:del w:id="9123" w:author="Claude (AI) - proposed" w:date="2026-10-14T07:56:55Z">
              <w:r>
                <w:rPr>
                  <w:rFonts w:ascii="Arial" w:cs="Arial" w:eastAsia="Arial" w:hAnsi="Arial"/>
                  <w:b w:val="false"/>
                  <w:bCs w:val="false"/>
                  <w:i w:val="false"/>
                  <w:iCs w:val="false"/>
                  <w:color w:val="000000"/>
                  <w:sz w:val="18"/>
                  <w:szCs w:val="18"/>
                </w:rPr>
                <w:delText xml:space="preserve"> — NOT vertical height h</w:delText>
              </w:r>
            </w:del>
            <w:ins w:id="9124" w:author="Claude (AI) - proposed" w:date="2026-10-14T07:56:55Z">
              <w:r>
                <w:rPr>
                  <w:rFonts w:ascii="Arial" w:cs="Arial" w:eastAsia="Arial" w:hAnsi="Arial"/>
                  <w:b w:val="false"/>
                  <w:bCs w:val="false"/>
                  <w:i w:val="false"/>
                  <w:iCs w:val="false"/>
                  <w:color w:val="000000"/>
                  <w:sz w:val="18"/>
                  <w:szCs w:val="18"/>
                </w:rPr>
                <w:t xml:space="preserve">, and that they use l, not h, in the surface area formula</w:t>
              </w:r>
            </w:ins>
            <w:r>
              <w:rPr>
                <w:rFonts w:ascii="Arial" w:cs="Arial" w:eastAsia="Arial" w:hAnsi="Arial"/>
                <w:b w:val="false"/>
                <w:bCs w:val="false"/>
                <w:i w:val="false"/>
                <w:iCs w:val="false"/>
                <w:color w:val="000000"/>
                <w:sz w:val="18"/>
                <w:szCs w:val="18"/>
              </w:rPr>
              <w:t xml:space="preserve">. After 4 minutes: Say: 'Now write your Designer's </w:t>
            </w:r>
            <w:del w:id="9125" w:author="Claude (AI) - proposed" w:date="2026-10-14T07:56:55Z">
              <w:r>
                <w:rPr>
                  <w:rFonts w:ascii="Arial" w:cs="Arial" w:eastAsia="Arial" w:hAnsi="Arial"/>
                  <w:b w:val="false"/>
                  <w:bCs w:val="false"/>
                  <w:i w:val="false"/>
                  <w:iCs w:val="false"/>
                  <w:color w:val="000000"/>
                  <w:sz w:val="18"/>
                  <w:szCs w:val="18"/>
                </w:rPr>
                <w:delText xml:space="preserve">Note</w:delText>
              </w:r>
            </w:del>
            <w:ins w:id="9126" w:author="Claude (AI) - proposed" w:date="2026-10-14T07:56:55Z">
              <w:r>
                <w:rPr>
                  <w:rFonts w:ascii="Arial" w:cs="Arial" w:eastAsia="Arial" w:hAnsi="Arial"/>
                  <w:b w:val="false"/>
                  <w:bCs w:val="false"/>
                  <w:i w:val="false"/>
                  <w:iCs w:val="false"/>
                  <w:color w:val="000000"/>
                  <w:sz w:val="18"/>
                  <w:szCs w:val="18"/>
                </w:rPr>
                <w:t xml:space="preserve">Prediction</w:t>
              </w:r>
            </w:ins>
            <w:r>
              <w:rPr>
                <w:rFonts w:ascii="Arial" w:cs="Arial" w:eastAsia="Arial" w:hAnsi="Arial"/>
                <w:b w:val="false"/>
                <w:bCs w:val="false"/>
                <w:i w:val="false"/>
                <w:iCs w:val="false"/>
                <w:color w:val="000000"/>
                <w:sz w:val="18"/>
                <w:szCs w:val="18"/>
              </w:rPr>
              <w:t xml:space="preserve">. You are the factory manager in Kisumu. You </w:t>
            </w:r>
            <w:del w:id="9127" w:author="Claude (AI) - proposed" w:date="2026-10-14T07:56:55Z">
              <w:r>
                <w:rPr>
                  <w:rFonts w:ascii="Arial" w:cs="Arial" w:eastAsia="Arial" w:hAnsi="Arial"/>
                  <w:b w:val="false"/>
                  <w:bCs w:val="false"/>
                  <w:i w:val="false"/>
                  <w:iCs w:val="false"/>
                  <w:color w:val="000000"/>
                  <w:sz w:val="18"/>
                  <w:szCs w:val="18"/>
                </w:rPr>
                <w:delText xml:space="preserve">have the data — the surface areas, the costs. Which shape do you manufacture and why</w:delText>
              </w:r>
            </w:del>
            <w:ins w:id="9128" w:author="Claude (AI) - proposed" w:date="2026-10-14T07:56:55Z">
              <w:r>
                <w:rPr>
                  <w:rFonts w:ascii="Arial" w:cs="Arial" w:eastAsia="Arial" w:hAnsi="Arial"/>
                  <w:b w:val="false"/>
                  <w:bCs w:val="false"/>
                  <w:i w:val="false"/>
                  <w:iCs w:val="false"/>
                  <w:color w:val="000000"/>
                  <w:sz w:val="18"/>
                  <w:szCs w:val="18"/>
                </w:rPr>
                <w:t xml:space="preserve">know the frustum tank's surface area and cost, but not yet the other tank's. Which tank do you predict will need less metal, and what will you check in Lesson 5</w:t>
              </w:r>
            </w:ins>
            <w:r>
              <w:rPr>
                <w:rFonts w:ascii="Arial" w:cs="Arial" w:eastAsia="Arial" w:hAnsi="Arial"/>
                <w:b w:val="false"/>
                <w:bCs w:val="false"/>
                <w:i w:val="false"/>
                <w:iCs w:val="false"/>
                <w:color w:val="000000"/>
                <w:sz w:val="18"/>
                <w:szCs w:val="18"/>
              </w:rPr>
              <w:t xml:space="preserve">?' WAIT TIME 12 seconds. Cold-call 2 learners to read their Designer's </w:t>
            </w:r>
            <w:del w:id="9129" w:author="Claude (AI) - proposed" w:date="2026-10-14T07:56:55Z">
              <w:r>
                <w:rPr>
                  <w:rFonts w:ascii="Arial" w:cs="Arial" w:eastAsia="Arial" w:hAnsi="Arial"/>
                  <w:b w:val="false"/>
                  <w:bCs w:val="false"/>
                  <w:i w:val="false"/>
                  <w:iCs w:val="false"/>
                  <w:color w:val="000000"/>
                  <w:sz w:val="18"/>
                  <w:szCs w:val="18"/>
                </w:rPr>
                <w:delText xml:space="preserve">Note</w:delText>
              </w:r>
            </w:del>
            <w:ins w:id="9130" w:author="Claude (AI) - proposed" w:date="2026-10-14T07:56:55Z">
              <w:r>
                <w:rPr>
                  <w:rFonts w:ascii="Arial" w:cs="Arial" w:eastAsia="Arial" w:hAnsi="Arial"/>
                  <w:b w:val="false"/>
                  <w:bCs w:val="false"/>
                  <w:i w:val="false"/>
                  <w:iCs w:val="false"/>
                  <w:color w:val="000000"/>
                  <w:sz w:val="18"/>
                  <w:szCs w:val="18"/>
                </w:rPr>
                <w:t xml:space="preserve">Prediction</w:t>
              </w:r>
            </w:ins>
            <w:r>
              <w:rPr>
                <w:rFonts w:ascii="Arial" w:cs="Arial" w:eastAsia="Arial" w:hAnsi="Arial"/>
                <w:b w:val="false"/>
                <w:bCs w:val="false"/>
                <w:i w:val="false"/>
                <w:iCs w:val="false"/>
                <w:color w:val="000000"/>
                <w:sz w:val="18"/>
                <w:szCs w:val="18"/>
              </w:rPr>
              <w:t xml:space="preserve">: 'Achieng, what </w:t>
            </w:r>
            <w:del w:id="9131" w:author="Claude (AI) - proposed" w:date="2026-10-14T07:56:55Z">
              <w:r>
                <w:rPr>
                  <w:rFonts w:ascii="Arial" w:cs="Arial" w:eastAsia="Arial" w:hAnsi="Arial"/>
                  <w:b w:val="false"/>
                  <w:bCs w:val="false"/>
                  <w:i w:val="false"/>
                  <w:iCs w:val="false"/>
                  <w:color w:val="000000"/>
                  <w:sz w:val="18"/>
                  <w:szCs w:val="18"/>
                </w:rPr>
                <w:delText xml:space="preserve">would you manufacture and what is your evidence</w:delText>
              </w:r>
            </w:del>
            <w:ins w:id="9132" w:author="Claude (AI) - proposed" w:date="2026-10-14T07:56:55Z">
              <w:r>
                <w:rPr>
                  <w:rFonts w:ascii="Arial" w:cs="Arial" w:eastAsia="Arial" w:hAnsi="Arial"/>
                  <w:b w:val="false"/>
                  <w:bCs w:val="false"/>
                  <w:i w:val="false"/>
                  <w:iCs w:val="false"/>
                  <w:color w:val="000000"/>
                  <w:sz w:val="18"/>
                  <w:szCs w:val="18"/>
                </w:rPr>
                <w:t xml:space="preserve">did you predict and what number will you check</w:t>
              </w:r>
            </w:ins>
            <w:r>
              <w:rPr>
                <w:rFonts w:ascii="Arial" w:cs="Arial" w:eastAsia="Arial" w:hAnsi="Arial"/>
                <w:b w:val="false"/>
                <w:bCs w:val="false"/>
                <w:i w:val="false"/>
                <w:iCs w:val="false"/>
                <w:color w:val="000000"/>
                <w:sz w:val="18"/>
                <w:szCs w:val="18"/>
              </w:rPr>
              <w:t xml:space="preserve">?' / 'Njoroge, do you agree? </w:t>
            </w:r>
            <w:del w:id="9133" w:author="Claude (AI) - proposed" w:date="2026-10-14T07:56:55Z">
              <w:r>
                <w:rPr>
                  <w:rFonts w:ascii="Arial" w:cs="Arial" w:eastAsia="Arial" w:hAnsi="Arial"/>
                  <w:b w:val="false"/>
                  <w:bCs w:val="false"/>
                  <w:i w:val="false"/>
                  <w:iCs w:val="false"/>
                  <w:color w:val="000000"/>
                  <w:sz w:val="18"/>
                  <w:szCs w:val="18"/>
                </w:rPr>
                <w:delText xml:space="preserve">Would any situation change your decision</w:delText>
              </w:r>
            </w:del>
            <w:ins w:id="9134" w:author="Claude (AI) - proposed" w:date="2026-10-14T07:56:55Z">
              <w:r>
                <w:rPr>
                  <w:rFonts w:ascii="Arial" w:cs="Arial" w:eastAsia="Arial" w:hAnsi="Arial"/>
                  <w:b w:val="false"/>
                  <w:bCs w:val="false"/>
                  <w:i w:val="false"/>
                  <w:iCs w:val="false"/>
                  <w:color w:val="000000"/>
                  <w:sz w:val="18"/>
                  <w:szCs w:val="18"/>
                </w:rPr>
                <w:t xml:space="preserve">What would change your mind</w:t>
              </w:r>
            </w:ins>
            <w:r>
              <w:rPr>
                <w:rFonts w:ascii="Arial" w:cs="Arial" w:eastAsia="Arial" w:hAnsi="Arial"/>
                <w:b w:val="false"/>
                <w:bCs w:val="false"/>
                <w:i w:val="false"/>
                <w:iCs w:val="false"/>
                <w:color w:val="000000"/>
                <w:sz w:val="18"/>
                <w:szCs w:val="18"/>
              </w:rPr>
              <w:t xml:space="preserve">?' Close the lesson by saying: 'Next lesson</w:t>
            </w:r>
            <w:del w:id="9135" w:author="Claude (AI) - proposed" w:date="2026-10-14T07:56:55Z">
              <w:r>
                <w:rPr>
                  <w:rFonts w:ascii="Arial" w:cs="Arial" w:eastAsia="Arial" w:hAnsi="Arial"/>
                  <w:b w:val="false"/>
                  <w:bCs w:val="false"/>
                  <w:i w:val="false"/>
                  <w:iCs w:val="false"/>
                  <w:color w:val="000000"/>
                  <w:sz w:val="18"/>
                  <w:szCs w:val="18"/>
                </w:rPr>
                <w:delText xml:space="preserve">, we will investigate the volume of the frustum — then we will have ALL the evidence we need to fully answer our driving question</w:delText>
              </w:r>
            </w:del>
            <w:ins w:id="9136" w:author="Claude (AI) - proposed" w:date="2026-10-14T07:56:55Z">
              <w:r>
                <w:rPr>
                  <w:rFonts w:ascii="Arial" w:cs="Arial" w:eastAsia="Arial" w:hAnsi="Arial"/>
                  <w:b w:val="false"/>
                  <w:bCs w:val="false"/>
                  <w:i w:val="false"/>
                  <w:iCs w:val="false"/>
                  <w:color w:val="000000"/>
                  <w:sz w:val="18"/>
                  <w:szCs w:val="18"/>
                </w:rPr>
                <w:t xml:space="preserve"> we meet a second kind of frustum, one cut from a pyramid, and find its surface area. In Lesson 5 we find the surface area of the other Kisumu tank and test your predictions</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Role-Play Justification: Adding to a running annotated model helps learners see knowledge as cumulative and connected rather than lesson-by-lesson fragments. The Designer's Note strategy uses disciplinary role-play to require learners to argue from evidence — a key NGSS practice ('Engaging in Argument from Evidence') — and grounds the mathematics in the real-world decision-making context of Kenyan manufacturing.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frustum diagram in learner books is correctly labelled with R, r, </w:t>
            </w:r>
            <w:del w:id="9137" w:author="Claude (AI) - proposed" w:date="2026-10-14T07:56:55Z">
              <w:r>
                <w:rPr>
                  <w:rFonts w:ascii="Arial" w:cs="Arial" w:eastAsia="Arial" w:hAnsi="Arial"/>
                  <w:b w:val="false"/>
                  <w:bCs w:val="false"/>
                  <w:i w:val="false"/>
                  <w:iCs w:val="false"/>
                  <w:color w:val="000000"/>
                  <w:sz w:val="18"/>
                  <w:szCs w:val="18"/>
                </w:rPr>
                <w:delText xml:space="preserve">and l (not h)</w:delText>
              </w:r>
            </w:del>
            <w:ins w:id="9138" w:author="Claude (AI) - proposed" w:date="2026-10-14T07:56:55Z">
              <w:r>
                <w:rPr>
                  <w:rFonts w:ascii="Arial" w:cs="Arial" w:eastAsia="Arial" w:hAnsi="Arial"/>
                  <w:b w:val="false"/>
                  <w:bCs w:val="false"/>
                  <w:i w:val="false"/>
                  <w:iCs w:val="false"/>
                  <w:color w:val="000000"/>
                  <w:sz w:val="18"/>
                  <w:szCs w:val="18"/>
                </w:rPr>
                <w:t xml:space="preserve">h and l</w:t>
              </w:r>
            </w:ins>
            <w:r>
              <w:rPr>
                <w:rFonts w:ascii="Arial" w:cs="Arial" w:eastAsia="Arial" w:hAnsi="Arial"/>
                <w:b w:val="false"/>
                <w:bCs w:val="false"/>
                <w:i w:val="false"/>
                <w:iCs w:val="false"/>
                <w:color w:val="000000"/>
                <w:sz w:val="18"/>
                <w:szCs w:val="18"/>
              </w:rPr>
              <w:t xml:space="preserve">, and the surface area formula</w:t>
            </w:r>
            <w:ins w:id="9139" w:author="Claude (AI) - proposed" w:date="2026-10-14T07:56:55Z">
              <w:r>
                <w:rPr>
                  <w:rFonts w:ascii="Arial" w:cs="Arial" w:eastAsia="Arial" w:hAnsi="Arial"/>
                  <w:b w:val="false"/>
                  <w:bCs w:val="false"/>
                  <w:i w:val="false"/>
                  <w:iCs w:val="false"/>
                  <w:color w:val="000000"/>
                  <w:sz w:val="18"/>
                  <w:szCs w:val="18"/>
                </w:rPr>
                <w:t xml:space="preserve"> (which uses l, not h)</w:t>
              </w:r>
            </w:ins>
            <w:r>
              <w:rPr>
                <w:rFonts w:ascii="Arial" w:cs="Arial" w:eastAsia="Arial" w:hAnsi="Arial"/>
                <w:b w:val="false"/>
                <w:bCs w:val="false"/>
                <w:i w:val="false"/>
                <w:iCs w:val="false"/>
                <w:color w:val="000000"/>
                <w:sz w:val="18"/>
                <w:szCs w:val="18"/>
              </w:rPr>
              <w:t xml:space="preserve"> is written beneath it. The Designer's </w:t>
            </w:r>
            <w:del w:id="9140" w:author="Claude (AI) - proposed" w:date="2026-10-14T07:56:55Z">
              <w:r>
                <w:rPr>
                  <w:rFonts w:ascii="Arial" w:cs="Arial" w:eastAsia="Arial" w:hAnsi="Arial"/>
                  <w:b w:val="false"/>
                  <w:bCs w:val="false"/>
                  <w:i w:val="false"/>
                  <w:iCs w:val="false"/>
                  <w:color w:val="000000"/>
                  <w:sz w:val="18"/>
                  <w:szCs w:val="18"/>
                </w:rPr>
                <w:delText xml:space="preserve">Note contains at least one specific numerical value (e.g., 'the frustum uses 7.03 m² of metal, saving Ksh X compared to </w:delText>
              </w:r>
            </w:del>
            <w:ins w:id="9141" w:author="Claude (AI) - proposed" w:date="2026-10-14T07:56:55Z">
              <w:r>
                <w:rPr>
                  <w:rFonts w:ascii="Arial" w:cs="Arial" w:eastAsia="Arial" w:hAnsi="Arial"/>
                  <w:b w:val="false"/>
                  <w:bCs w:val="false"/>
                  <w:i w:val="false"/>
                  <w:iCs w:val="false"/>
                  <w:color w:val="000000"/>
                  <w:sz w:val="18"/>
                  <w:szCs w:val="18"/>
                </w:rPr>
                <w:t xml:space="preserve">Prediction quotes the frustum's calculated surface area (about 16.24 m², about Ksh 13,800) and states what must still be found out (</w:t>
              </w:r>
            </w:ins>
            <w:r>
              <w:rPr>
                <w:rFonts w:ascii="Arial" w:cs="Arial" w:eastAsia="Arial" w:hAnsi="Arial"/>
                <w:b w:val="false"/>
                <w:bCs w:val="false"/>
                <w:i w:val="false"/>
                <w:iCs w:val="false"/>
                <w:color w:val="000000"/>
                <w:sz w:val="18"/>
                <w:szCs w:val="18"/>
              </w:rPr>
              <w:t xml:space="preserve">the composite tank'</w:t>
            </w:r>
            <w:del w:id="9142" w:author="Claude (AI) - proposed" w:date="2026-10-14T07:56:55Z">
              <w:r>
                <w:rPr>
                  <w:rFonts w:ascii="Arial" w:cs="Arial" w:eastAsia="Arial" w:hAnsi="Arial"/>
                  <w:b w:val="false"/>
                  <w:bCs w:val="false"/>
                  <w:i w:val="false"/>
                  <w:iCs w:val="false"/>
                  <w:color w:val="000000"/>
                  <w:sz w:val="18"/>
                  <w:szCs w:val="18"/>
                </w:rPr>
                <w:delText xml:space="preserve">) as evidence for the choice</w:delText>
              </w:r>
            </w:del>
            <w:ins w:id="9143" w:author="Claude (AI) - proposed" w:date="2026-10-14T07:56:55Z">
              <w:r>
                <w:rPr>
                  <w:rFonts w:ascii="Arial" w:cs="Arial" w:eastAsia="Arial" w:hAnsi="Arial"/>
                  <w:b w:val="false"/>
                  <w:bCs w:val="false"/>
                  <w:i w:val="false"/>
                  <w:iCs w:val="false"/>
                  <w:color w:val="000000"/>
                  <w:sz w:val="18"/>
                  <w:szCs w:val="18"/>
                </w:rPr>
                <w:t xml:space="preserve">s surface area)</w:t>
              </w:r>
            </w:ins>
            <w:r>
              <w:rPr>
                <w:rFonts w:ascii="Arial" w:cs="Arial" w:eastAsia="Arial" w:hAnsi="Arial"/>
                <w:b w:val="false"/>
                <w:bCs w:val="false"/>
                <w:i w:val="false"/>
                <w:iCs w:val="false"/>
                <w:color w:val="000000"/>
                <w:sz w:val="18"/>
                <w:szCs w:val="18"/>
              </w:rPr>
              <w:t xml:space="preserve">. Learners who write only qualitative justifications ('it looks smaller') are prompted: 'Can you add a number to support that?'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distinguish between the slant height of the frustum (l) and the vertical height (h)? If many confused these, consider adding a dedicated 3-minute mini-activity at the start of Lesson 4 where learners use Pythagoras' theorem to derive l from h, R, and r. (2) Did the video pause points generate genuine engagement, or did learners copy passively? If passive copying was observed, restructure Phase 2 for future delivery by assigning different sentence stems to different table groups, creating a jigsaw-style knowledge share. (3) Were learners able to write a meaningful </w:t>
            </w:r>
            <w:del w:id="9144" w:author="Claude (AI) - proposed" w:date="2026-10-14T07:56:55Z">
              <w:r>
                <w:rPr>
                  <w:rFonts w:ascii="Arial" w:cs="Arial" w:eastAsia="Arial" w:hAnsi="Arial"/>
                  <w:b w:val="false"/>
                  <w:bCs w:val="false"/>
                  <w:i w:val="false"/>
                  <w:iCs w:val="false"/>
                  <w:color w:val="000000"/>
                  <w:sz w:val="18"/>
                  <w:szCs w:val="18"/>
                </w:rPr>
                <w:delText xml:space="preserve">comparison sentence connecting</w:delText>
              </w:r>
            </w:del>
            <w:ins w:id="9145" w:author="Claude (AI) - proposed" w:date="2026-10-14T07:56:55Z">
              <w:r>
                <w:rPr>
                  <w:rFonts w:ascii="Arial" w:cs="Arial" w:eastAsia="Arial" w:hAnsi="Arial"/>
                  <w:b w:val="false"/>
                  <w:bCs w:val="false"/>
                  <w:i w:val="false"/>
                  <w:iCs w:val="false"/>
                  <w:color w:val="000000"/>
                  <w:sz w:val="18"/>
                  <w:szCs w:val="18"/>
                </w:rPr>
                <w:t xml:space="preserve">results sentence connecting the</w:t>
              </w:r>
            </w:ins>
            <w:r>
              <w:rPr>
                <w:rFonts w:ascii="Arial" w:cs="Arial" w:eastAsia="Arial" w:hAnsi="Arial"/>
                <w:b w:val="false"/>
                <w:bCs w:val="false"/>
                <w:i w:val="false"/>
                <w:iCs w:val="false"/>
                <w:color w:val="000000"/>
                <w:sz w:val="18"/>
                <w:szCs w:val="18"/>
              </w:rPr>
              <w:t xml:space="preserve"> frustum surface area to the </w:t>
            </w:r>
            <w:del w:id="9146" w:author="Claude (AI) - proposed" w:date="2026-10-14T07:56:55Z">
              <w:r>
                <w:rPr>
                  <w:rFonts w:ascii="Arial" w:cs="Arial" w:eastAsia="Arial" w:hAnsi="Arial"/>
                  <w:b w:val="false"/>
                  <w:bCs w:val="false"/>
                  <w:i w:val="false"/>
                  <w:iCs w:val="false"/>
                  <w:color w:val="000000"/>
                  <w:sz w:val="18"/>
                  <w:szCs w:val="18"/>
                </w:rPr>
                <w:delText xml:space="preserve">composite tank from Lesson 1</w:delText>
              </w:r>
            </w:del>
            <w:ins w:id="9147" w:author="Claude (AI) - proposed" w:date="2026-10-14T07:56:55Z">
              <w:r>
                <w:rPr>
                  <w:rFonts w:ascii="Arial" w:cs="Arial" w:eastAsia="Arial" w:hAnsi="Arial"/>
                  <w:b w:val="false"/>
                  <w:bCs w:val="false"/>
                  <w:i w:val="false"/>
                  <w:iCs w:val="false"/>
                  <w:color w:val="000000"/>
                  <w:sz w:val="18"/>
                  <w:szCs w:val="18"/>
                </w:rPr>
                <w:t xml:space="preserve">Kisumu tank question</w:t>
              </w:r>
            </w:ins>
            <w:r>
              <w:rPr>
                <w:rFonts w:ascii="Arial" w:cs="Arial" w:eastAsia="Arial" w:hAnsi="Arial"/>
                <w:b w:val="false"/>
                <w:bCs w:val="false"/>
                <w:i w:val="false"/>
                <w:iCs w:val="false"/>
                <w:color w:val="000000"/>
                <w:sz w:val="18"/>
                <w:szCs w:val="18"/>
              </w:rPr>
              <w:t xml:space="preserve">? If learners could not recall </w:t>
            </w:r>
            <w:del w:id="9148" w:author="Claude (AI) - proposed" w:date="2026-10-14T07:56:55Z">
              <w:r>
                <w:rPr>
                  <w:rFonts w:ascii="Arial" w:cs="Arial" w:eastAsia="Arial" w:hAnsi="Arial"/>
                  <w:b w:val="false"/>
                  <w:bCs w:val="false"/>
                  <w:i w:val="false"/>
                  <w:iCs w:val="false"/>
                  <w:color w:val="000000"/>
                  <w:sz w:val="18"/>
                  <w:szCs w:val="18"/>
                </w:rPr>
                <w:delText xml:space="preserve">the Lesson 1 value</w:delText>
              </w:r>
            </w:del>
            <w:ins w:id="9149" w:author="Claude (AI) - proposed" w:date="2026-10-14T07:56:55Z">
              <w:r>
                <w:rPr>
                  <w:rFonts w:ascii="Arial" w:cs="Arial" w:eastAsia="Arial" w:hAnsi="Arial"/>
                  <w:b w:val="false"/>
                  <w:bCs w:val="false"/>
                  <w:i w:val="false"/>
                  <w:iCs w:val="false"/>
                  <w:color w:val="000000"/>
                  <w:sz w:val="18"/>
                  <w:szCs w:val="18"/>
                </w:rPr>
                <w:t xml:space="preserve">values from earlier lessons</w:t>
              </w:r>
            </w:ins>
            <w:r>
              <w:rPr>
                <w:rFonts w:ascii="Arial" w:cs="Arial" w:eastAsia="Arial" w:hAnsi="Arial"/>
                <w:b w:val="false"/>
                <w:bCs w:val="false"/>
                <w:i w:val="false"/>
                <w:iCs w:val="false"/>
                <w:color w:val="000000"/>
                <w:sz w:val="18"/>
                <w:szCs w:val="18"/>
              </w:rPr>
              <w:t xml:space="preserve">, consider keeping a running 'Evidence Wall' poster in the classroom that displays key calculated values from each lesson for reference. (4) Did the cost calculation (Ksh 850/m²) generate authentic engagement with the Kenya context? If learners seemed disengaged, invite a local hardware or construction materials supplier price list for the next lesson to ground the numbers further. (5) Review the DQB — do the new questions posted suggest learners are ready to investigate </w:t>
            </w:r>
            <w:del w:id="9150" w:author="Claude (AI) - proposed" w:date="2026-10-14T07:56:55Z">
              <w:r>
                <w:rPr>
                  <w:rFonts w:ascii="Arial" w:cs="Arial" w:eastAsia="Arial" w:hAnsi="Arial"/>
                  <w:b w:val="false"/>
                  <w:bCs w:val="false"/>
                  <w:i w:val="false"/>
                  <w:iCs w:val="false"/>
                  <w:color w:val="000000"/>
                  <w:sz w:val="18"/>
                  <w:szCs w:val="18"/>
                </w:rPr>
                <w:delText xml:space="preserve">frustum volume</w:delText>
              </w:r>
            </w:del>
            <w:ins w:id="9151" w:author="Claude (AI) - proposed" w:date="2026-10-14T07:56:55Z">
              <w:r>
                <w:rPr>
                  <w:rFonts w:ascii="Arial" w:cs="Arial" w:eastAsia="Arial" w:hAnsi="Arial"/>
                  <w:b w:val="false"/>
                  <w:bCs w:val="false"/>
                  <w:i w:val="false"/>
                  <w:iCs w:val="false"/>
                  <w:color w:val="000000"/>
                  <w:sz w:val="18"/>
                  <w:szCs w:val="18"/>
                </w:rPr>
                <w:t xml:space="preserve">the surface area of a frustum of a pyramid</w:t>
              </w:r>
            </w:ins>
            <w:r>
              <w:rPr>
                <w:rFonts w:ascii="Arial" w:cs="Arial" w:eastAsia="Arial" w:hAnsi="Arial"/>
                <w:b w:val="false"/>
                <w:bCs w:val="false"/>
                <w:i w:val="false"/>
                <w:iCs w:val="false"/>
                <w:color w:val="000000"/>
                <w:sz w:val="18"/>
                <w:szCs w:val="18"/>
              </w:rPr>
              <w:t xml:space="preserve"> in Lesson 4, or do they need more consolidation on </w:t>
            </w:r>
            <w:del w:id="9152" w:author="Claude (AI) - proposed" w:date="2026-10-14T07:56:55Z">
              <w:r>
                <w:rPr>
                  <w:rFonts w:ascii="Arial" w:cs="Arial" w:eastAsia="Arial" w:hAnsi="Arial"/>
                  <w:b w:val="false"/>
                  <w:bCs w:val="false"/>
                  <w:i w:val="false"/>
                  <w:iCs w:val="false"/>
                  <w:color w:val="000000"/>
                  <w:sz w:val="18"/>
                  <w:szCs w:val="18"/>
                </w:rPr>
                <w:delText xml:space="preserve">surface area</w:delText>
              </w:r>
            </w:del>
            <w:ins w:id="9153" w:author="Claude (AI) - proposed" w:date="2026-10-14T07:56:55Z">
              <w:r>
                <w:rPr>
                  <w:rFonts w:ascii="Arial" w:cs="Arial" w:eastAsia="Arial" w:hAnsi="Arial"/>
                  <w:b w:val="false"/>
                  <w:bCs w:val="false"/>
                  <w:i w:val="false"/>
                  <w:iCs w:val="false"/>
                  <w:color w:val="000000"/>
                  <w:sz w:val="18"/>
                  <w:szCs w:val="18"/>
                </w:rPr>
                <w:t xml:space="preserve">the cone frustum</w:t>
              </w:r>
            </w:ins>
            <w:r>
              <w:rPr>
                <w:rFonts w:ascii="Arial" w:cs="Arial" w:eastAsia="Arial" w:hAnsi="Arial"/>
                <w:b w:val="false"/>
                <w:bCs w:val="false"/>
                <w:i w:val="false"/>
                <w:iCs w:val="false"/>
                <w:color w:val="000000"/>
                <w:sz w:val="18"/>
                <w:szCs w:val="18"/>
              </w:rPr>
              <w:t xml:space="preserve">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w:t>
            </w:r>
            <w:del w:id="9154" w:author="Claude (AI) - proposed" w:date="2026-10-14T07:56:55Z">
              <w:r>
                <w:rPr>
                  <w:rFonts w:ascii="Arial" w:cs="Arial" w:eastAsia="Arial" w:hAnsi="Arial"/>
                  <w:b w:val="false"/>
                  <w:bCs w:val="false"/>
                  <w:i w:val="false"/>
                  <w:iCs w:val="false"/>
                  <w:color w:val="000000"/>
                  <w:sz w:val="18"/>
                  <w:szCs w:val="18"/>
                </w:rPr>
                <w:delText xml:space="preserve">7.03</w:delText>
              </w:r>
            </w:del>
            <w:ins w:id="9155" w:author="Claude (AI) - proposed" w:date="2026-10-14T07:56:55Z">
              <w:r>
                <w:rPr>
                  <w:rFonts w:ascii="Arial" w:cs="Arial" w:eastAsia="Arial" w:hAnsi="Arial"/>
                  <w:b w:val="false"/>
                  <w:bCs w:val="false"/>
                  <w:i w:val="false"/>
                  <w:iCs w:val="false"/>
                  <w:color w:val="000000"/>
                  <w:sz w:val="18"/>
                  <w:szCs w:val="18"/>
                </w:rPr>
                <w:t xml:space="preserve">16.24</w:t>
              </w:r>
            </w:ins>
            <w:r>
              <w:rPr>
                <w:rFonts w:ascii="Arial" w:cs="Arial" w:eastAsia="Arial" w:hAnsi="Arial"/>
                <w:b w:val="false"/>
                <w:bCs w:val="false"/>
                <w:i w:val="false"/>
                <w:iCs w:val="false"/>
                <w:color w:val="000000"/>
                <w:sz w:val="18"/>
                <w:szCs w:val="18"/>
              </w:rPr>
              <w:t xml:space="preserve"> m², costing approximately Ksh </w:t>
            </w:r>
            <w:del w:id="9156" w:author="Claude (AI) - proposed" w:date="2026-10-14T07:56:55Z">
              <w:r>
                <w:rPr>
                  <w:rFonts w:ascii="Arial" w:cs="Arial" w:eastAsia="Arial" w:hAnsi="Arial"/>
                  <w:b w:val="false"/>
                  <w:bCs w:val="false"/>
                  <w:i w:val="false"/>
                  <w:iCs w:val="false"/>
                  <w:color w:val="000000"/>
                  <w:sz w:val="18"/>
                  <w:szCs w:val="18"/>
                </w:rPr>
                <w:delText xml:space="preserve">5,975</w:delText>
              </w:r>
            </w:del>
            <w:ins w:id="9157" w:author="Claude (AI) - proposed" w:date="2026-10-14T07:56:55Z">
              <w:r>
                <w:rPr>
                  <w:rFonts w:ascii="Arial" w:cs="Arial" w:eastAsia="Arial" w:hAnsi="Arial"/>
                  <w:b w:val="false"/>
                  <w:bCs w:val="false"/>
                  <w:i w:val="false"/>
                  <w:iCs w:val="false"/>
                  <w:color w:val="000000"/>
                  <w:sz w:val="18"/>
                  <w:szCs w:val="18"/>
                </w:rPr>
                <w:t xml:space="preserve">13,800</w:t>
              </w:r>
            </w:ins>
            <w:r>
              <w:rPr>
                <w:rFonts w:ascii="Arial" w:cs="Arial" w:eastAsia="Arial" w:hAnsi="Arial"/>
                <w:b w:val="false"/>
                <w:bCs w:val="false"/>
                <w:i w:val="false"/>
                <w:iCs w:val="false"/>
                <w:color w:val="000000"/>
                <w:sz w:val="18"/>
                <w:szCs w:val="18"/>
              </w:rPr>
              <w:t xml:space="preserve"> in metal sheet.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159" w:author="Claude (AI) - proposed" w:date="2026-10-14T07:56:55Z"/>
              </w:rPr>
            </w:pPr>
            <w:ins w:id="9158" w:author="Claude (AI) - proposed" w:date="2026-10-14T07:56:55Z">
              <w:r>
                <w:rPr>
                  <w:rFonts w:ascii="Arial" w:cs="Arial" w:eastAsia="Arial" w:hAnsi="Arial"/>
                  <w:b w:val="false"/>
                  <w:bCs w:val="false"/>
                  <w:i w:val="false"/>
                  <w:iCs w:val="false"/>
                  <w:color w:val="000000"/>
                  <w:sz w:val="18"/>
                  <w:szCs w:val="18"/>
                </w:rPr>
                <w:t xml:space="preserve">Learners recorded the frustum tank's surface area and cost, predicted (as a Kisumu tank designer) which of the two tanks would need less metal sheet, and named the calculation still needed to test that prediction (the composite tank's surface area in Lesson 5).</w:t>
              </w:r>
            </w:ins>
          </w:p>
          <w:p>
            <w:pPr>
              <w:keepNext w:val="false"/>
              <w:spacing w:after="40" w:before="0"/>
              <w:jc w:val="left"/>
              <w:rPr>
                <w:del w:id="9161" w:author="Claude (AI) - proposed" w:date="2026-10-14T07:56:55Z"/>
              </w:rPr>
            </w:pPr>
            <w:del w:id="9160" w:author="Claude (AI) - proposed" w:date="2026-10-14T07:56:55Z">
              <w:r>
                <w:rPr>
                  <w:rFonts w:ascii="Arial" w:cs="Arial" w:eastAsia="Arial" w:hAnsi="Arial"/>
                  <w:b w:val="false"/>
                  <w:bCs w:val="false"/>
                  <w:i w:val="false"/>
                  <w:iCs w:val="false"/>
                  <w:color w:val="000000"/>
                  <w:sz w:val="18"/>
                  <w:szCs w:val="18"/>
                </w:rPr>
                <w:delText xml:space="preserve">Learners explained why the frustum-shaped tank in the anchoring phenomenon uses less metal sheet than the composite cylinder-hemisphere tank by comparing their calculated surface areas, and justified — in the role of a Kisumu tank manufacturer — which shape they would choose to produce based on cost and material efficiency evidence.</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pmfnd3mprvepwdvj9b7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bqdh7hokg0h0zu21bja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Surface Area of Frustums of a Pyramid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surface area of a frustum of a pyramid in real-world manufacturing and storage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surface area of a frustum of a pyramid and apply it to solve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calculate the surface area of a frustum of a pyramid accurately, connecting geometric reasoning to practical material-estimation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appreciate how mathematical derivation of surface area formulas empowers engineers and manufacturers in Kenya to design cost-effective storage structures.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explored the surface area of cones and frustums of cones. In this lesson, learners extend their understanding to frustums of pyramids — </w:t>
            </w:r>
            <w:del w:id="9162" w:author="Claude (AI) - proposed" w:date="2026-10-14T07:56:55Z">
              <w:r>
                <w:rPr>
                  <w:rFonts w:ascii="Arial" w:cs="Arial" w:eastAsia="Arial" w:hAnsi="Arial"/>
                  <w:b w:val="false"/>
                  <w:bCs w:val="false"/>
                  <w:i w:val="false"/>
                  <w:iCs w:val="false"/>
                  <w:color w:val="000000"/>
                  <w:sz w:val="18"/>
                  <w:szCs w:val="18"/>
                </w:rPr>
                <w:delText xml:space="preserve">the shape used in traditional grain stores in Kitale and in some locally fabricated</w:delText>
              </w:r>
            </w:del>
            <w:ins w:id="9163" w:author="Claude (AI) - proposed" w:date="2026-10-14T07:56:55Z">
              <w:r>
                <w:rPr>
                  <w:rFonts w:ascii="Arial" w:cs="Arial" w:eastAsia="Arial" w:hAnsi="Arial"/>
                  <w:b w:val="false"/>
                  <w:bCs w:val="false"/>
                  <w:i w:val="false"/>
                  <w:iCs w:val="false"/>
                  <w:color w:val="000000"/>
                  <w:sz w:val="18"/>
                  <w:szCs w:val="18"/>
                </w:rPr>
                <w:t xml:space="preserve">a shape seen in some grain stores and in</w:t>
              </w:r>
            </w:ins>
            <w:r>
              <w:rPr>
                <w:rFonts w:ascii="Arial" w:cs="Arial" w:eastAsia="Arial" w:hAnsi="Arial"/>
                <w:b w:val="false"/>
                <w:bCs w:val="false"/>
                <w:i w:val="false"/>
                <w:iCs w:val="false"/>
                <w:color w:val="000000"/>
                <w:sz w:val="18"/>
                <w:szCs w:val="18"/>
              </w:rPr>
              <w:t xml:space="preserve"> metal storage hoppers</w:t>
            </w:r>
            <w:ins w:id="9164" w:author="Claude (AI) - proposed" w:date="2026-10-14T07:56:55Z">
              <w:r>
                <w:rPr>
                  <w:rFonts w:ascii="Arial" w:cs="Arial" w:eastAsia="Arial" w:hAnsi="Arial"/>
                  <w:b w:val="false"/>
                  <w:bCs w:val="false"/>
                  <w:i w:val="false"/>
                  <w:iCs w:val="false"/>
                  <w:color w:val="000000"/>
                  <w:sz w:val="18"/>
                  <w:szCs w:val="18"/>
                </w:rPr>
                <w:t xml:space="preserve"> made by local fabricators</w:t>
              </w:r>
            </w:ins>
            <w:r>
              <w:rPr>
                <w:rFonts w:ascii="Arial" w:cs="Arial" w:eastAsia="Arial" w:hAnsi="Arial"/>
                <w:b w:val="false"/>
                <w:bCs w:val="false"/>
                <w:i w:val="false"/>
                <w:iCs w:val="false"/>
                <w:color w:val="000000"/>
                <w:sz w:val="18"/>
                <w:szCs w:val="18"/>
              </w:rPr>
              <w:t xml:space="preserve">. By deriving the formula for the lateral and total surface area of a frustum of a pyramid and applying it to contextualised problems, learners build a richer picture of how a solid's shape (not just its volume) determines the amount of material needed to construct it — directly advancing their investigation of the Kisumu tank manufacturer's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rulers and compasses are used carefully when constructing net diagrams. Supervise safe use of digital devices when streaming the YouTube video.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briefly recalling the frustum-of-cone surface area formula from Lesson 3 and connecting it to the anchoring phenomenon. They then watch a focused YouTube video on the surface area of a frustum of a pyramid, pausing at key moments to annotate diagrams. Working in groups, they derive the formula by 'unfolding' a frustum of a pyramid into its net — a base rectangle/square, a top rectangle/square, and four trapezoidal lateral faces — and generalising to a formula. They apply the formula to a Kenyan context problem (metal sheet needed for a frustum-shaped grain store in Kitale), compare their answers with peers, and update the Driving Question Board with new evidence about the relationship between shape and surface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3wmnhcfb8dc-haomdi28">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liinm9jko_u16h7xm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lqoejnk3drfjj-pjjl_e">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qs8oz5vckaru5kxbh-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image of two structures side by side: (A) a cylindrical grain store with a conical roof in Siaya County, and (B) a frustum-of-pyramid-shaped metallic grain hopper used in Kitale. Both are labelled as holding the same volume of grain. Each learner silently writes a prediction in their exercise book answering: 'Which structure do you think uses more sheet metal to build — and why?' They then share predictions with a shoulder partner (Think-Pair-Share). Selected pairs share with the class; the teacher records key prediction words on the board without affirming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image on the board/projector. Say: 'Look carefully at these two grain stores. Both hold the same volume. In your exercise book, write your prediction — which one uses more metal sheet, and give a mathematical reason.' Allow 10 seconds of silent thinking (WAIT TIME). After writing time (~2 minutes), say: 'Turn to your shoulder partner and share your prediction.' After 90 seconds, cold-call 3 pairs (vary by gender and seating zone). Record key words — e.g., 'more faces', 'slanted sides', 'trapezoidal panels' — on the board under the heading 'Our Predictions'. Say: 'We will </w:t>
            </w:r>
            <w:del w:id="9165" w:author="Claude (AI) - proposed" w:date="2026-10-14T07:56:55Z">
              <w:r>
                <w:rPr>
                  <w:rFonts w:ascii="Arial" w:cs="Arial" w:eastAsia="Arial" w:hAnsi="Arial"/>
                  <w:b w:val="false"/>
                  <w:bCs w:val="false"/>
                  <w:i w:val="false"/>
                  <w:iCs w:val="false"/>
                  <w:color w:val="000000"/>
                  <w:sz w:val="18"/>
                  <w:szCs w:val="18"/>
                </w:rPr>
                <w:delText xml:space="preserve">return to these predictions at the end of the lesson to see who was right and why</w:delText>
              </w:r>
            </w:del>
            <w:ins w:id="9166" w:author="Claude (AI) - proposed" w:date="2026-10-14T07:56:55Z">
              <w:r>
                <w:rPr>
                  <w:rFonts w:ascii="Arial" w:cs="Arial" w:eastAsia="Arial" w:hAnsi="Arial"/>
                  <w:b w:val="false"/>
                  <w:bCs w:val="false"/>
                  <w:i w:val="false"/>
                  <w:iCs w:val="false"/>
                  <w:color w:val="000000"/>
                  <w:sz w:val="18"/>
                  <w:szCs w:val="18"/>
                </w:rPr>
                <w:t xml:space="preserve">keep these predictions on the board. The surface area formula we build today is one of the tools we need to test them, and we will come back to them in Lesson 9</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 Activates prior knowledge of surface area concepts from Lessons 1–3, surfaces learner misconceptions about the relationship between volume and surface area, and creates cognitive dissonance that motivates the derivation activity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reference at least one geometric property (e.g., number of faces, slant height, shape of lateral faces). Teacher circulates and notes learners who write only volume-based reasoning (e.g., 'same volume means same surface area') as these learners need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uefjiz2qtq7xhti-0oah">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nx5v_eaanubunfvjil9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yrpfraaecwax50brmeey">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atd00guxuxazz6ucnul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curated YouTube video on 'Surface Area of a Frustum of a Pyramid' (approx. 10–12 minutes). Before viewing, each learner receives a structured observation worksheet with three columns: (1) What I notice about the shape/net, (2) Key measurements labelled in the video, (3) Questions I have. The teacher pauses the video at three predetermined moments: (a) when the net of the frustum of a pyramid is first shown, (b) when the formula for lateral face (trapezium) area is introduced, and (c) </w:t>
            </w:r>
            <w:del w:id="9167" w:author="Claude (AI) - proposed" w:date="2026-10-14T07:56:55Z">
              <w:r>
                <w:rPr>
                  <w:rFonts w:ascii="Arial" w:cs="Arial" w:eastAsia="Arial" w:hAnsi="Arial"/>
                  <w:b w:val="false"/>
                  <w:bCs w:val="false"/>
                  <w:i w:val="false"/>
                  <w:iCs w:val="false"/>
                  <w:color w:val="000000"/>
                  <w:sz w:val="18"/>
                  <w:szCs w:val="18"/>
                </w:rPr>
                <w:delText xml:space="preserve">when</w:delText>
              </w:r>
            </w:del>
            <w:ins w:id="9168" w:author="Claude (AI) - proposed" w:date="2026-10-14T07:56:55Z">
              <w:r>
                <w:rPr>
                  <w:rFonts w:ascii="Arial" w:cs="Arial" w:eastAsia="Arial" w:hAnsi="Arial"/>
                  <w:b w:val="false"/>
                  <w:bCs w:val="false"/>
                  <w:i w:val="false"/>
                  <w:iCs w:val="false"/>
                  <w:color w:val="000000"/>
                  <w:sz w:val="18"/>
                  <w:szCs w:val="18"/>
                </w:rPr>
                <w:t xml:space="preserve">just before</w:t>
              </w:r>
            </w:ins>
            <w:r>
              <w:rPr>
                <w:rFonts w:ascii="Arial" w:cs="Arial" w:eastAsia="Arial" w:hAnsi="Arial"/>
                <w:b w:val="false"/>
                <w:bCs w:val="false"/>
                <w:i w:val="false"/>
                <w:iCs w:val="false"/>
                <w:color w:val="000000"/>
                <w:sz w:val="18"/>
                <w:szCs w:val="18"/>
              </w:rPr>
              <w:t xml:space="preserve"> the full surface area formula is assembled</w:t>
            </w:r>
            <w:ins w:id="9169" w:author="Claude (AI) - proposed" w:date="2026-10-14T07:56:55Z">
              <w:r>
                <w:rPr>
                  <w:rFonts w:ascii="Arial" w:cs="Arial" w:eastAsia="Arial" w:hAnsi="Arial"/>
                  <w:b w:val="false"/>
                  <w:bCs w:val="false"/>
                  <w:i w:val="false"/>
                  <w:iCs w:val="false"/>
                  <w:color w:val="000000"/>
                  <w:sz w:val="18"/>
                  <w:szCs w:val="18"/>
                </w:rPr>
                <w:t xml:space="preserve"> (the video is stopped here until the groups have derived the formula themselves)</w:t>
              </w:r>
            </w:ins>
            <w:r>
              <w:rPr>
                <w:rFonts w:ascii="Arial" w:cs="Arial" w:eastAsia="Arial" w:hAnsi="Arial"/>
                <w:b w:val="false"/>
                <w:bCs w:val="false"/>
                <w:i w:val="false"/>
                <w:iCs w:val="false"/>
                <w:color w:val="000000"/>
                <w:sz w:val="18"/>
                <w:szCs w:val="18"/>
              </w:rPr>
              <w:t xml:space="preserve">. At each pause, learners annotate their worksheet silently for 30 seconds before the video resumes. After the video, learners compare worksheet notes with a group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complete your three-column worksheet. Do not copy every word — focus on the shape of the net, the labels used, and any steps you find surprising or unclear.' Play the video. Pause at moment (a) and say: 'Pause here — look at the net. What shapes do you see? Write them in column 1. You have 30 seconds.' (WAIT TIME: 30 seconds.) Resume. Pause at moment (b) and say: 'The video just showed how the area of one lateral face is calculated. Write the formula for the area of a trapezium in column 2 — you have 30 seconds.' (WAIT TIME: 30 seconds.) </w:t>
            </w:r>
            <w:del w:id="9170" w:author="Claude (AI) - proposed" w:date="2026-10-14T07:56:55Z">
              <w:r>
                <w:rPr>
                  <w:rFonts w:ascii="Arial" w:cs="Arial" w:eastAsia="Arial" w:hAnsi="Arial"/>
                  <w:b w:val="false"/>
                  <w:bCs w:val="false"/>
                  <w:i w:val="false"/>
                  <w:iCs w:val="false"/>
                  <w:color w:val="000000"/>
                  <w:sz w:val="18"/>
                  <w:szCs w:val="18"/>
                </w:rPr>
                <w:delText xml:space="preserve">Pause</w:delText>
              </w:r>
            </w:del>
            <w:ins w:id="9171" w:author="Claude (AI) - proposed" w:date="2026-10-14T07:56:55Z">
              <w:r>
                <w:rPr>
                  <w:rFonts w:ascii="Arial" w:cs="Arial" w:eastAsia="Arial" w:hAnsi="Arial"/>
                  <w:b w:val="false"/>
                  <w:bCs w:val="false"/>
                  <w:i w:val="false"/>
                  <w:iCs w:val="false"/>
                  <w:color w:val="000000"/>
                  <w:sz w:val="18"/>
                  <w:szCs w:val="18"/>
                </w:rPr>
                <w:t xml:space="preserve">Stop the video</w:t>
              </w:r>
            </w:ins>
            <w:r>
              <w:rPr>
                <w:rFonts w:ascii="Arial" w:cs="Arial" w:eastAsia="Arial" w:hAnsi="Arial"/>
                <w:b w:val="false"/>
                <w:bCs w:val="false"/>
                <w:i w:val="false"/>
                <w:iCs w:val="false"/>
                <w:color w:val="000000"/>
                <w:sz w:val="18"/>
                <w:szCs w:val="18"/>
              </w:rPr>
              <w:t xml:space="preserve"> at moment (c)</w:t>
            </w:r>
            <w:del w:id="9172" w:author="Claude (AI) - proposed" w:date="2026-10-14T07:56:55Z">
              <w:r>
                <w:rPr>
                  <w:rFonts w:ascii="Arial" w:cs="Arial" w:eastAsia="Arial" w:hAnsi="Arial"/>
                  <w:b w:val="false"/>
                  <w:bCs w:val="false"/>
                  <w:i w:val="false"/>
                  <w:iCs w:val="false"/>
                  <w:color w:val="000000"/>
                  <w:sz w:val="18"/>
                  <w:szCs w:val="18"/>
                </w:rPr>
                <w:delText xml:space="preserve"> and say</w:delText>
              </w:r>
            </w:del>
            <w:ins w:id="9173" w:author="Claude (AI) - proposed" w:date="2026-10-14T07:56:55Z">
              <w:r>
                <w:rPr>
                  <w:rFonts w:ascii="Arial" w:cs="Arial" w:eastAsia="Arial" w:hAnsi="Arial"/>
                  <w:b w:val="false"/>
                  <w:bCs w:val="false"/>
                  <w:i w:val="false"/>
                  <w:iCs w:val="false"/>
                  <w:color w:val="000000"/>
                  <w:sz w:val="18"/>
                  <w:szCs w:val="18"/>
                </w:rPr>
                <w:t xml:space="preserve">, just before the full formula appears (find this point when you pre-screen the video). Say</w:t>
              </w:r>
            </w:ins>
            <w:r>
              <w:rPr>
                <w:rFonts w:ascii="Arial" w:cs="Arial" w:eastAsia="Arial" w:hAnsi="Arial"/>
                <w:b w:val="false"/>
                <w:bCs w:val="false"/>
                <w:i w:val="false"/>
                <w:iCs w:val="false"/>
                <w:color w:val="000000"/>
                <w:sz w:val="18"/>
                <w:szCs w:val="18"/>
              </w:rPr>
              <w:t xml:space="preserve">: 'The full formula is about to be summarised. </w:t>
            </w:r>
            <w:del w:id="9174" w:author="Claude (AI) - proposed" w:date="2026-10-14T07:56:55Z">
              <w:r>
                <w:rPr>
                  <w:rFonts w:ascii="Arial" w:cs="Arial" w:eastAsia="Arial" w:hAnsi="Arial"/>
                  <w:b w:val="false"/>
                  <w:bCs w:val="false"/>
                  <w:i w:val="false"/>
                  <w:iCs w:val="false"/>
                  <w:color w:val="000000"/>
                  <w:sz w:val="18"/>
                  <w:szCs w:val="18"/>
                </w:rPr>
                <w:delText xml:space="preserve">Before it appears — can you predict</w:delText>
              </w:r>
            </w:del>
            <w:ins w:id="9175" w:author="Claude (AI) - proposed" w:date="2026-10-14T07:56:55Z">
              <w:r>
                <w:rPr>
                  <w:rFonts w:ascii="Arial" w:cs="Arial" w:eastAsia="Arial" w:hAnsi="Arial"/>
                  <w:b w:val="false"/>
                  <w:bCs w:val="false"/>
                  <w:i w:val="false"/>
                  <w:iCs w:val="false"/>
                  <w:color w:val="000000"/>
                  <w:sz w:val="18"/>
                  <w:szCs w:val="18"/>
                </w:rPr>
                <w:t xml:space="preserve">Do not wait for it. Predict</w:t>
              </w:r>
            </w:ins>
            <w:r>
              <w:rPr>
                <w:rFonts w:ascii="Arial" w:cs="Arial" w:eastAsia="Arial" w:hAnsi="Arial"/>
                <w:b w:val="false"/>
                <w:bCs w:val="false"/>
                <w:i w:val="false"/>
                <w:iCs w:val="false"/>
                <w:color w:val="000000"/>
                <w:sz w:val="18"/>
                <w:szCs w:val="18"/>
              </w:rPr>
              <w:t xml:space="preserve"> it from your notes</w:t>
            </w:r>
            <w:del w:id="9176" w:author="Claude (AI) - proposed" w:date="2026-10-14T07:56:55Z">
              <w:r>
                <w:rPr>
                  <w:rFonts w:ascii="Arial" w:cs="Arial" w:eastAsia="Arial" w:hAnsi="Arial"/>
                  <w:b w:val="false"/>
                  <w:bCs w:val="false"/>
                  <w:i w:val="false"/>
                  <w:iCs w:val="false"/>
                  <w:color w:val="000000"/>
                  <w:sz w:val="18"/>
                  <w:szCs w:val="18"/>
                </w:rPr>
                <w:delText xml:space="preserve">? Write</w:delText>
              </w:r>
            </w:del>
            <w:ins w:id="9177" w:author="Claude (AI) - proposed" w:date="2026-10-14T07:56:55Z">
              <w:r>
                <w:rPr>
                  <w:rFonts w:ascii="Arial" w:cs="Arial" w:eastAsia="Arial" w:hAnsi="Arial"/>
                  <w:b w:val="false"/>
                  <w:bCs w:val="false"/>
                  <w:i w:val="false"/>
                  <w:iCs w:val="false"/>
                  <w:color w:val="000000"/>
                  <w:sz w:val="18"/>
                  <w:szCs w:val="18"/>
                </w:rPr>
                <w:t xml:space="preserve"> and write</w:t>
              </w:r>
            </w:ins>
            <w:r>
              <w:rPr>
                <w:rFonts w:ascii="Arial" w:cs="Arial" w:eastAsia="Arial" w:hAnsi="Arial"/>
                <w:b w:val="false"/>
                <w:bCs w:val="false"/>
                <w:i w:val="false"/>
                <w:iCs w:val="false"/>
                <w:color w:val="000000"/>
                <w:sz w:val="18"/>
                <w:szCs w:val="18"/>
              </w:rPr>
              <w:t xml:space="preserve"> your prediction.'</w:t>
            </w:r>
            <w:ins w:id="9178" w:author="Claude (AI) - proposed" w:date="2026-10-14T07:56:55Z">
              <w:r>
                <w:rPr>
                  <w:rFonts w:ascii="Arial" w:cs="Arial" w:eastAsia="Arial" w:hAnsi="Arial"/>
                  <w:b w:val="false"/>
                  <w:bCs w:val="false"/>
                  <w:i w:val="false"/>
                  <w:iCs w:val="false"/>
                  <w:color w:val="000000"/>
                  <w:sz w:val="18"/>
                  <w:szCs w:val="18"/>
                </w:rPr>
                <w:t xml:space="preserve"> Keep the rest of the video for the end of the Explain phase, when the groups have derived their own formula and you play it to check them.</w:t>
              </w:r>
            </w:ins>
            <w:r>
              <w:rPr>
                <w:rFonts w:ascii="Arial" w:cs="Arial" w:eastAsia="Arial" w:hAnsi="Arial"/>
                <w:b w:val="false"/>
                <w:bCs w:val="false"/>
                <w:i w:val="false"/>
                <w:iCs w:val="false"/>
                <w:color w:val="000000"/>
                <w:sz w:val="18"/>
                <w:szCs w:val="18"/>
              </w:rPr>
              <w:t xml:space="preserve"> After the video, cold-call 2 learners to read out one observation each. Say: 'Keep these worksheets — you will need them for the derivation activity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Planned Pauses — Rather than passive viewing, the three-pause protocol forces learners to process and record information in real time. Connecting the net diagram to known shapes (squares, rectangles, trapeziums) bridges from prior knowledge to new formula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identify the net of a frustum of a pyramid as comprising two rectangular/square faces and four trapezoidal lateral faces on their worksheet. Teacher scans worksheets during the partner-comparison step; learners who have blank or incorrect net descriptions are grouped with stronger peers during the Explain phase group activity.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61yllhflh-emgsuen4vr">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xdqujy0xxqsnqsud4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nv8yxh_hzrzoi2imjvne">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qmqtkrgko5wa1gcgp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derive the surface area formula of a frustum of a pyramid from first principles using a guided-discovery worksheet. The worksheet provides: a labelled diagram of a frustum of a square pyramid (bottom side length a, top side length b, slant height l of each trapezoidal face, vertical height h), and the following scaffolded steps: (1) Identify and name each face of the frustum. (2) Write the area formula for the bottom face. (3) Write the area formula for the top face. (4) Derive the area of one trapezoidal lateral face using Area = ½(a + b) × l. (5) Write the total lateral surface area for all four faces. (6) Assemble the complete surface area formula: SA = a² + b² + 4 × ½(a + b) × l = a² + b² + 2l(a + b). Groups then solve the Kitale contextualised problem: 'A frustum-shaped grain store in Kitale has a square base of side 2.4 m, a square top of side 1.2 m, and a slant height of 1.5 m on each </w:t>
            </w:r>
            <w:del w:id="9179" w:author="Claude (AI) - proposed" w:date="2026-10-14T07:56:55Z">
              <w:r>
                <w:rPr>
                  <w:rFonts w:ascii="Arial" w:cs="Arial" w:eastAsia="Arial" w:hAnsi="Arial"/>
                  <w:b w:val="false"/>
                  <w:bCs w:val="false"/>
                  <w:i w:val="false"/>
                  <w:iCs w:val="false"/>
                  <w:color w:val="000000"/>
                  <w:sz w:val="18"/>
                  <w:szCs w:val="18"/>
                </w:rPr>
                <w:delText xml:space="preserve">triangular</w:delText>
              </w:r>
            </w:del>
            <w:ins w:id="9180" w:author="Claude (AI) - proposed" w:date="2026-10-14T07:56:55Z">
              <w:r>
                <w:rPr>
                  <w:rFonts w:ascii="Arial" w:cs="Arial" w:eastAsia="Arial" w:hAnsi="Arial"/>
                  <w:b w:val="false"/>
                  <w:bCs w:val="false"/>
                  <w:i w:val="false"/>
                  <w:iCs w:val="false"/>
                  <w:color w:val="000000"/>
                  <w:sz w:val="18"/>
                  <w:szCs w:val="18"/>
                </w:rPr>
                <w:t xml:space="preserve">trapezoidal</w:t>
              </w:r>
            </w:ins>
            <w:r>
              <w:rPr>
                <w:rFonts w:ascii="Arial" w:cs="Arial" w:eastAsia="Arial" w:hAnsi="Arial"/>
                <w:b w:val="false"/>
                <w:bCs w:val="false"/>
                <w:i w:val="false"/>
                <w:iCs w:val="false"/>
                <w:color w:val="000000"/>
                <w:sz w:val="18"/>
                <w:szCs w:val="18"/>
              </w:rPr>
              <w:t xml:space="preserve"> face. Calculate the total sheet metal (in m²) needed to construct the store, including the base but excluding the top opening.' Groups present their derivation steps on mini whiteboards or manila paper for a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guided-discovery worksheet. Say: 'In your groups, you are going to derive — not just memorise — the surface area formula for a frustum of a pyramid. Use your observation worksheet from the video as a reference.' Circulate and monitor step 4; if groups struggle with the trapezium area, prompt: 'What is the formula for the area of a trapezium? Which two lengths are the parallel sides here?' (WAIT TIME: 15 seconds before assisting.) After 15 minutes of group work, say: 'Write your final formula on your manila paper and stick it up.' Conduct a 5-minute gallery walk. Cold-call 3 groups (different from those called in Phase 1) to explain their derivation step-by-step. Ask probing questions: 'Why do we multiply by 4?' and 'What changes in this formula if the base is a rectangle, not a square?' After the gallery walk, display the standard formula on the board: SA = a² + b² + 2l(a + b) [square base] and generalise for </w:t>
            </w:r>
            <w:del w:id="9181" w:author="Claude (AI) - proposed" w:date="2026-10-14T07:56:55Z">
              <w:r>
                <w:rPr>
                  <w:rFonts w:ascii="Arial" w:cs="Arial" w:eastAsia="Arial" w:hAnsi="Arial"/>
                  <w:b w:val="false"/>
                  <w:bCs w:val="false"/>
                  <w:i w:val="false"/>
                  <w:iCs w:val="false"/>
                  <w:color w:val="000000"/>
                  <w:sz w:val="18"/>
                  <w:szCs w:val="18"/>
                </w:rPr>
                <w:delText xml:space="preserve">rectangular base: SA = 2(lw) + 2(lw) + lateral faces</w:delText>
              </w:r>
            </w:del>
            <w:ins w:id="9182" w:author="Claude (AI) - proposed" w:date="2026-10-14T07:56:55Z">
              <w:r>
                <w:rPr>
                  <w:rFonts w:ascii="Arial" w:cs="Arial" w:eastAsia="Arial" w:hAnsi="Arial"/>
                  <w:b w:val="false"/>
                  <w:bCs w:val="false"/>
                  <w:i w:val="false"/>
                  <w:iCs w:val="false"/>
                  <w:color w:val="000000"/>
                  <w:sz w:val="18"/>
                  <w:szCs w:val="18"/>
                </w:rPr>
                <w:t xml:space="preserve">a rectangular base (bottom a₁ × a₂, top b₁ × b₂): the two pairs of trapezoidal faces have different slant heights l₁ and l₂, so SA = a₁a₂ + b₁b₂ + (a₁ + b₁)l₁ + (a₂ + b₂)l₂</w:t>
              </w:r>
            </w:ins>
            <w:r>
              <w:rPr>
                <w:rFonts w:ascii="Arial" w:cs="Arial" w:eastAsia="Arial" w:hAnsi="Arial"/>
                <w:b w:val="false"/>
                <w:bCs w:val="false"/>
                <w:i w:val="false"/>
                <w:iCs w:val="false"/>
                <w:color w:val="000000"/>
                <w:sz w:val="18"/>
                <w:szCs w:val="18"/>
              </w:rPr>
              <w:t xml:space="preserve">. Bring the class back to the anchoring phenomenon: 'Think about the frustum tank in Kisumu. </w:t>
            </w:r>
            <w:del w:id="9183" w:author="Claude (AI) - proposed" w:date="2026-10-14T07:56:55Z">
              <w:r>
                <w:rPr>
                  <w:rFonts w:ascii="Arial" w:cs="Arial" w:eastAsia="Arial" w:hAnsi="Arial"/>
                  <w:b w:val="false"/>
                  <w:bCs w:val="false"/>
                  <w:i w:val="false"/>
                  <w:iCs w:val="false"/>
                  <w:color w:val="000000"/>
                  <w:sz w:val="18"/>
                  <w:szCs w:val="18"/>
                </w:rPr>
                <w:delText xml:space="preserve">The manufacturer uses</w:delText>
              </w:r>
            </w:del>
            <w:ins w:id="9184" w:author="Claude (AI) - proposed" w:date="2026-10-14T07:56:55Z">
              <w:r>
                <w:rPr>
                  <w:rFonts w:ascii="Arial" w:cs="Arial" w:eastAsia="Arial" w:hAnsi="Arial"/>
                  <w:b w:val="false"/>
                  <w:bCs w:val="false"/>
                  <w:i w:val="false"/>
                  <w:iCs w:val="false"/>
                  <w:color w:val="000000"/>
                  <w:sz w:val="18"/>
                  <w:szCs w:val="18"/>
                </w:rPr>
                <w:t xml:space="preserve">It is</w:t>
              </w:r>
            </w:ins>
            <w:r>
              <w:rPr>
                <w:rFonts w:ascii="Arial" w:cs="Arial" w:eastAsia="Arial" w:hAnsi="Arial"/>
                <w:b w:val="false"/>
                <w:bCs w:val="false"/>
                <w:i w:val="false"/>
                <w:iCs w:val="false"/>
                <w:color w:val="000000"/>
                <w:sz w:val="18"/>
                <w:szCs w:val="18"/>
              </w:rPr>
              <w:t xml:space="preserve"> a frustum of a </w:t>
            </w:r>
            <w:del w:id="9185" w:author="Claude (AI) - proposed" w:date="2026-10-14T07:56:55Z">
              <w:r>
                <w:rPr>
                  <w:rFonts w:ascii="Arial" w:cs="Arial" w:eastAsia="Arial" w:hAnsi="Arial"/>
                  <w:b w:val="false"/>
                  <w:bCs w:val="false"/>
                  <w:i w:val="false"/>
                  <w:iCs w:val="false"/>
                  <w:color w:val="000000"/>
                  <w:sz w:val="18"/>
                  <w:szCs w:val="18"/>
                </w:rPr>
                <w:delText xml:space="preserve">pyramid for metal sheet panels — does our new formula help explain why the frustum tank might use less metal than the cylinder-hemisphere tank</w:delText>
              </w:r>
            </w:del>
            <w:ins w:id="9186" w:author="Claude (AI) - proposed" w:date="2026-10-14T07:56:55Z">
              <w:r>
                <w:rPr>
                  <w:rFonts w:ascii="Arial" w:cs="Arial" w:eastAsia="Arial" w:hAnsi="Arial"/>
                  <w:b w:val="false"/>
                  <w:bCs w:val="false"/>
                  <w:i w:val="false"/>
                  <w:iCs w:val="false"/>
                  <w:color w:val="000000"/>
                  <w:sz w:val="18"/>
                  <w:szCs w:val="18"/>
                </w:rPr>
                <w:t xml:space="preserve">cone, not of a pyramid, but the idea is the same: a sloping side joins a wider base to a narrower top. Does today's work give us any new idea about how a frustum's measurements affect the metal it needs</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Discovery with Gallery Walk — Learners construct the formula themselves rather than receiving it, deepening procedural and conceptual understanding. The gallery walk creates peer accountability and exposes learners to multiple derivation approaches, reinforcing that there is a logical path from geometric properties to algebraic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manila paper shows a correctly assembled surface area formula with all terms labelled, and the Kitale problem answer is within ±0.1 m² of the correct value (SA = </w:t>
            </w:r>
            <w:ins w:id="9187" w:author="Claude (AI) - proposed" w:date="2026-10-14T07:56:55Z">
              <w:r>
                <w:rPr>
                  <w:rFonts w:ascii="Arial" w:cs="Arial" w:eastAsia="Arial" w:hAnsi="Arial"/>
                  <w:b w:val="false"/>
                  <w:bCs w:val="false"/>
                  <w:i w:val="false"/>
                  <w:iCs w:val="false"/>
                  <w:color w:val="000000"/>
                  <w:sz w:val="18"/>
                  <w:szCs w:val="18"/>
                </w:rPr>
                <w:t xml:space="preserve">base </w:t>
              </w:r>
            </w:ins>
            <w:r>
              <w:rPr>
                <w:rFonts w:ascii="Arial" w:cs="Arial" w:eastAsia="Arial" w:hAnsi="Arial"/>
                <w:b w:val="false"/>
                <w:bCs w:val="false"/>
                <w:i w:val="false"/>
                <w:iCs w:val="false"/>
                <w:color w:val="000000"/>
                <w:sz w:val="18"/>
                <w:szCs w:val="18"/>
              </w:rPr>
              <w:t xml:space="preserve">2.4² +</w:t>
            </w:r>
            <w:ins w:id="9188" w:author="Claude (AI) - proposed" w:date="2026-10-14T07:56:55Z">
              <w:r>
                <w:rPr>
                  <w:rFonts w:ascii="Arial" w:cs="Arial" w:eastAsia="Arial" w:hAnsi="Arial"/>
                  <w:b w:val="false"/>
                  <w:bCs w:val="false"/>
                  <w:i w:val="false"/>
                  <w:iCs w:val="false"/>
                  <w:color w:val="000000"/>
                  <w:sz w:val="18"/>
                  <w:szCs w:val="18"/>
                </w:rPr>
                <w:t xml:space="preserve"> four trapezoidal sides</w:t>
              </w:r>
            </w:ins>
            <w:r>
              <w:rPr>
                <w:rFonts w:ascii="Arial" w:cs="Arial" w:eastAsia="Arial" w:hAnsi="Arial"/>
                <w:b w:val="false"/>
                <w:bCs w:val="false"/>
                <w:i w:val="false"/>
                <w:iCs w:val="false"/>
                <w:color w:val="000000"/>
                <w:sz w:val="18"/>
                <w:szCs w:val="18"/>
              </w:rPr>
              <w:t xml:space="preserve"> 4 × ½(2.4 + 1.2) × 1.5 = 5.76 + 10.8 = 16.56 m²</w:t>
            </w:r>
            <w:del w:id="9189" w:author="Claude (AI) - proposed" w:date="2026-10-14T07:56:55Z">
              <w:r>
                <w:rPr>
                  <w:rFonts w:ascii="Arial" w:cs="Arial" w:eastAsia="Arial" w:hAnsi="Arial"/>
                  <w:b w:val="false"/>
                  <w:bCs w:val="false"/>
                  <w:i w:val="false"/>
                  <w:iCs w:val="false"/>
                  <w:color w:val="000000"/>
                  <w:sz w:val="18"/>
                  <w:szCs w:val="18"/>
                </w:rPr>
                <w:delText xml:space="preserve">, minus</w:delText>
              </w:r>
            </w:del>
            <w:ins w:id="9190" w:author="Claude (AI) - proposed" w:date="2026-10-14T07:56:5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 top opening </w:t>
            </w:r>
            <w:del w:id="9191" w:author="Claude (AI) - proposed" w:date="2026-10-14T07:56:55Z">
              <w:r>
                <w:rPr>
                  <w:rFonts w:ascii="Arial" w:cs="Arial" w:eastAsia="Arial" w:hAnsi="Arial"/>
                  <w:b w:val="false"/>
                  <w:bCs w:val="false"/>
                  <w:i w:val="false"/>
                  <w:iCs w:val="false"/>
                  <w:color w:val="000000"/>
                  <w:sz w:val="18"/>
                  <w:szCs w:val="18"/>
                </w:rPr>
                <w:delText xml:space="preserve">= 5.76 + 4 × ½(2.4+1.2)×1.5 = 5.76 + 10.8 = 16.56 m² total including base</w:delText>
              </w:r>
            </w:del>
            <w:ins w:id="9192" w:author="Claude (AI) - proposed" w:date="2026-10-14T07:56:55Z">
              <w:r>
                <w:rPr>
                  <w:rFonts w:ascii="Arial" w:cs="Arial" w:eastAsia="Arial" w:hAnsi="Arial"/>
                  <w:b w:val="false"/>
                  <w:bCs w:val="false"/>
                  <w:i w:val="false"/>
                  <w:iCs w:val="false"/>
                  <w:color w:val="000000"/>
                  <w:sz w:val="18"/>
                  <w:szCs w:val="18"/>
                </w:rPr>
                <w:t xml:space="preserve">is not covered</w:t>
              </w:r>
            </w:ins>
            <w:r>
              <w:rPr>
                <w:rFonts w:ascii="Arial" w:cs="Arial" w:eastAsia="Arial" w:hAnsi="Arial"/>
                <w:b w:val="false"/>
                <w:bCs w:val="false"/>
                <w:i w:val="false"/>
                <w:iCs w:val="false"/>
                <w:color w:val="000000"/>
                <w:sz w:val="18"/>
                <w:szCs w:val="18"/>
              </w:rPr>
              <w:t xml:space="preserve">). Teacher notes groups that </w:t>
            </w:r>
            <w:del w:id="9193" w:author="Claude (AI) - proposed" w:date="2026-10-14T07:56:55Z">
              <w:r>
                <w:rPr>
                  <w:rFonts w:ascii="Arial" w:cs="Arial" w:eastAsia="Arial" w:hAnsi="Arial"/>
                  <w:b w:val="false"/>
                  <w:bCs w:val="false"/>
                  <w:i w:val="false"/>
                  <w:iCs w:val="false"/>
                  <w:color w:val="000000"/>
                  <w:sz w:val="18"/>
                  <w:szCs w:val="18"/>
                </w:rPr>
                <w:delText xml:space="preserve">skip the top-face exclusion</w:delText>
              </w:r>
            </w:del>
            <w:ins w:id="9194" w:author="Claude (AI) - proposed" w:date="2026-10-14T07:56:55Z">
              <w:r>
                <w:rPr>
                  <w:rFonts w:ascii="Arial" w:cs="Arial" w:eastAsia="Arial" w:hAnsi="Arial"/>
                  <w:b w:val="false"/>
                  <w:bCs w:val="false"/>
                  <w:i w:val="false"/>
                  <w:iCs w:val="false"/>
                  <w:color w:val="000000"/>
                  <w:sz w:val="18"/>
                  <w:szCs w:val="18"/>
                </w:rPr>
                <w:t xml:space="preserve">add the top face (1.2² = 1.44 m², which gives 18.00 m²)</w:t>
              </w:r>
            </w:ins>
            <w:r>
              <w:rPr>
                <w:rFonts w:ascii="Arial" w:cs="Arial" w:eastAsia="Arial" w:hAnsi="Arial"/>
                <w:b w:val="false"/>
                <w:bCs w:val="false"/>
                <w:i w:val="false"/>
                <w:iCs w:val="false"/>
                <w:color w:val="000000"/>
                <w:sz w:val="18"/>
                <w:szCs w:val="18"/>
              </w:rPr>
              <w:t xml:space="preserve"> as a common error to address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gj3hgupmv0w_zh-hp8uv">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ki3jeigpqbdbjfn25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1d0rm80c3ucuim21wqbh">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afmvxpvsoqa0xc1xb4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section of their exercise book if sticky notes are unavailable). On the first sticky note (green), they write one piece of new evidence they now have that helps answer the driving question: 'How does the shape of a solid determine how much material is needed to build it and how much it can hold?' On the second sticky note (orange), they write one new question that today's lesson raised for them. Learners post their notes on the class Driving Question Board under the columns 'New Evidence' and 'New Questions'. The teacher reads 3–4 contributions aloud and connects them explicitly to the lesson sequence: 'In Lesson 3 we found the surface area of a frustum of a cone. Today we added the frustum of a pyramid. We are building a toolkit of formulas. What solid shapes are still missing from our toolkit?'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'Take 3 minutes — silently. Green note: what new evidence do you have today that helps answer our big driving question? Orange note: what new question does today's lesson raise for you?' (WAIT TIME: 3 minutes silent writing.) Ask learners to post notes on the DQB. Read aloud 3 green and 2 orange contributions. For each green contribution, ask the class: 'Do you agree this is evidence? Give a thumbs up or thumbs down.' For orange questions, say: 'Which of these questions do you think we will answer in the next few lessons?' Accept 2–3 student responses. Close by pointing to the anchoring phenomenon image: 'Remember our Kisumu factory. The students visiting the factory noticed the frustum metal tank uses less sheet metal. We now have mathematical tools — for both frustum of cone AND frustum of pyramid — to start calculating and comparing. Next lesson, we investigate the composite cylinder-hemisphere tank.'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This metacognitive strategy makes learning progress visible and cumulative. By separating 'evidence' from 'new questions', learners practise distinguishing between what they know and what they still need to investigate, a core science and mathematical reasoning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green sticky notes reference a specific mathematical relationship (e.g., 'the formula SA = a² + b² + 2l(a+b) shows that slant height and base size both affect surface area independently of volume'). Vague responses such as 'I learned about frustums' indicate the learner needs re-engagement with the phenomenon connection during the next lesson's warm-up.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fixrsn-pkommelqce4yr">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0-s37jb7cwnaeyrzbj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cczwcya1hbdof8suvpan">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uwdotfo6e8_hcvqee3a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w:t>
            </w:r>
            <w:del w:id="9195" w:author="Claude (AI) - proposed" w:date="2026-10-14T07:56:55Z">
              <w:r>
                <w:rPr>
                  <w:rFonts w:ascii="Arial" w:cs="Arial" w:eastAsia="Arial" w:hAnsi="Arial"/>
                  <w:b w:val="false"/>
                  <w:bCs w:val="false"/>
                  <w:i w:val="false"/>
                  <w:iCs w:val="false"/>
                  <w:color w:val="000000"/>
                  <w:sz w:val="18"/>
                  <w:szCs w:val="18"/>
                </w:rPr>
                <w:delText xml:space="preserve">a cumulative 'Shape-Surface Area-Volume Model' diagram</w:delText>
              </w:r>
            </w:del>
            <w:ins w:id="9196" w:author="Claude (AI) - proposed" w:date="2026-10-14T07:56:55Z">
              <w:r>
                <w:rPr>
                  <w:rFonts w:ascii="Arial" w:cs="Arial" w:eastAsia="Arial" w:hAnsi="Arial"/>
                  <w:b w:val="false"/>
                  <w:bCs w:val="false"/>
                  <w:i w:val="false"/>
                  <w:iCs w:val="false"/>
                  <w:color w:val="000000"/>
                  <w:sz w:val="18"/>
                  <w:szCs w:val="18"/>
                </w:rPr>
                <w:t xml:space="preserve">the Cumulative Unit Model</w:t>
              </w:r>
            </w:ins>
            <w:r>
              <w:rPr>
                <w:rFonts w:ascii="Arial" w:cs="Arial" w:eastAsia="Arial" w:hAnsi="Arial"/>
                <w:b w:val="false"/>
                <w:bCs w:val="false"/>
                <w:i w:val="false"/>
                <w:iCs w:val="false"/>
                <w:color w:val="000000"/>
                <w:sz w:val="18"/>
                <w:szCs w:val="18"/>
              </w:rPr>
              <w:t xml:space="preserve"> that they began in Lesson 1 — a large annotated table/diagram in their exercise books that tracks, for each solid studied: the solid name, a sketch of its net, the surface area formula, and a Kenyan real-world example. Today, learners add a new row for 'Frustum of a Pyramid', sketching the net, recording the derived formula SA = a² + b² + 2l(a + b) (for square base), and noting the Kitale grain store as the real-world example. They then write a two-sentence 'model statement' connecting today's learning to the anchoring phenomenon: e.g., 'A frustum of a pyramid has a surface area that depends on both the top and bottom base lengths and the slant height of its trapezoidal faces. This means </w:t>
            </w:r>
            <w:del w:id="9197" w:author="Claude (AI) - proposed" w:date="2026-10-14T07:56:55Z">
              <w:r>
                <w:rPr>
                  <w:rFonts w:ascii="Arial" w:cs="Arial" w:eastAsia="Arial" w:hAnsi="Arial"/>
                  <w:b w:val="false"/>
                  <w:bCs w:val="false"/>
                  <w:i w:val="false"/>
                  <w:iCs w:val="false"/>
                  <w:color w:val="000000"/>
                  <w:sz w:val="18"/>
                  <w:szCs w:val="18"/>
                </w:rPr>
                <w:delText xml:space="preserve">the manufacturer in Kisumu can reduce sheet metal usage by adjusting these dimensions independently of the tank's volume</w:delText>
              </w:r>
            </w:del>
            <w:ins w:id="9198" w:author="Claude (AI) - proposed" w:date="2026-10-14T07:56:55Z">
              <w:r>
                <w:rPr>
                  <w:rFonts w:ascii="Arial" w:cs="Arial" w:eastAsia="Arial" w:hAnsi="Arial"/>
                  <w:b w:val="false"/>
                  <w:bCs w:val="false"/>
                  <w:i w:val="false"/>
                  <w:iCs w:val="false"/>
                  <w:color w:val="000000"/>
                  <w:sz w:val="18"/>
                  <w:szCs w:val="18"/>
                </w:rPr>
                <w:t xml:space="preserve">a manufacturer can compare different sets of dimensions that hold the same volume and choose the one that needs the least sheet metal</w:t>
              </w:r>
            </w:ins>
            <w:r>
              <w:rPr>
                <w:rFonts w:ascii="Arial" w:cs="Arial" w:eastAsia="Arial" w:hAnsi="Arial"/>
                <w:b w:val="false"/>
                <w:bCs w:val="false"/>
                <w:i w:val="false"/>
                <w:iCs w:val="false"/>
                <w:color w:val="000000"/>
                <w:sz w:val="18"/>
                <w:szCs w:val="18"/>
              </w:rPr>
              <w:t xml:space="preserve">.' Learners share their model statements with a partner for peer feedback before a final individual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We are adding today's solid. Fill in the row for frustum of a pyramid — net sketch, formula, and Kitale grain store as the example. You have 4 minutes.' (WAIT TIME: 4 minutes.) Then say: 'Now write your two-sentence model statement linking today's learning to the Kisumu factory question. Be specific — use the words slant height, base length, and surface area.' After 2 minutes of writing, say: 'Read your statement to your partner. Partner: does the statement use at least two mathematical terms and connect to the Kisumu factory? Give one piece of feedback.' Cold-call 2 learners to read their revised model statements to the class. Close: 'Our model is growing lesson by lesson. We can now compare surface areas of cones, frustums of cones, frustums of pyramids, and more. In Lesson 5, we will bring in the composite solids — and that is when we can truly start to answer our big question about the Kisumu tanks.'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progressive model diagram makes conceptual growth tangible and forces learners to connect each new formula to both the net geometry and a real Kenyan context. The two-sentence model statement requires learners to synthesise procedural knowledge (formula) with conceptual understanding (what variables affect surface area), directly addressing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cumulative model row for 'Frustum of a Pyramid' contains a correctly labelled net sketch (square/rectangle top, square/rectangle base, four trapeziums), the correct formula, and a Kenyan real-world example. The two-sentence model statement explicitly names at least two variables (slant height and base length) and references the anchoring phenomenon. Learners who omit the net sketch or who copy the cone formula incorrectly are identified for targeted revision in Lesson 5's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guided-discovery group work, which steps in the derivation caused the most confusion — was it identifying the trapezoidal faces, applying the trapezium area formula, or assembling the full expression? What targeted scaffolding will you provide in Lesson 5's warm-up? (2) Review the green sticky notes from the DQB update: do learners' 'evidence statements' show genuine understanding that surface area and volume are independent properties of a solid? If most statements are procedural ('I can use the formula') rather than conceptual ('slant height and base size affect surface area independently of volume'), plan a brief conceptual discussion for the start of Lesson 5. (3) Did all learner groups correctly exclude the top opening in the Kitale grain store problem? If not, this is a persistent real-world application error — consider a short 'what faces do we include?' checklist tool for future lessons. (4) Were there learners who struggled to connect the frustum-of-pyramid formula to the Kisumu anchoring phenomenon during model building? Note their names and ensure they are cold-called early in Lesson 5 to rebuild that connection.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w:t>
            </w:r>
            <w:del w:id="9199" w:author="Claude (AI) - proposed" w:date="2026-10-14T07:56:55Z">
              <w:r>
                <w:rPr>
                  <w:rFonts w:ascii="Arial" w:cs="Arial" w:eastAsia="Arial" w:hAnsi="Arial"/>
                  <w:b w:val="false"/>
                  <w:bCs w:val="false"/>
                  <w:i w:val="false"/>
                  <w:iCs w:val="false"/>
                  <w:color w:val="000000"/>
                  <w:sz w:val="18"/>
                  <w:szCs w:val="18"/>
                </w:rPr>
                <w:delText xml:space="preserve">independently </w:delText>
              </w:r>
            </w:del>
            <w:r>
              <w:rPr>
                <w:rFonts w:ascii="Arial" w:cs="Arial" w:eastAsia="Arial" w:hAnsi="Arial"/>
                <w:b w:val="false"/>
                <w:bCs w:val="false"/>
                <w:i w:val="false"/>
                <w:iCs w:val="false"/>
                <w:color w:val="000000"/>
                <w:sz w:val="18"/>
                <w:szCs w:val="18"/>
              </w:rPr>
              <w:t xml:space="preserve">determine its surface area</w:t>
            </w:r>
            <w:del w:id="9200" w:author="Claude (AI) - proposed" w:date="2026-10-14T07:56:55Z">
              <w:r>
                <w:rPr>
                  <w:rFonts w:ascii="Arial" w:cs="Arial" w:eastAsia="Arial" w:hAnsi="Arial"/>
                  <w:b w:val="false"/>
                  <w:bCs w:val="false"/>
                  <w:i w:val="false"/>
                  <w:iCs w:val="false"/>
                  <w:color w:val="000000"/>
                  <w:sz w:val="18"/>
                  <w:szCs w:val="18"/>
                </w:rPr>
                <w:delText xml:space="preserve"> — regardless of the volume enclosed —</w:delText>
              </w:r>
            </w:del>
            <w:ins w:id="9201" w:author="Claude (AI) - proposed" w:date="2026-10-14T07:56:55Z">
              <w:r>
                <w:rPr>
                  <w:rFonts w:ascii="Arial" w:cs="Arial" w:eastAsia="Arial" w:hAnsi="Arial"/>
                  <w:b w:val="false"/>
                  <w:bCs w:val="false"/>
                  <w:i w:val="false"/>
                  <w:iCs w:val="false"/>
                  <w:color w:val="000000"/>
                  <w:sz w:val="18"/>
                  <w:szCs w:val="18"/>
                </w:rPr>
                <w:t xml:space="preserve">, and that frustums with different dimensions can enclose the same volume but need different amounts of sheet metal,</w:t>
              </w:r>
            </w:ins>
            <w:r>
              <w:rPr>
                <w:rFonts w:ascii="Arial" w:cs="Arial" w:eastAsia="Arial" w:hAnsi="Arial"/>
                <w:b w:val="false"/>
                <w:bCs w:val="false"/>
                <w:i w:val="false"/>
                <w:iCs w:val="false"/>
                <w:color w:val="000000"/>
                <w:sz w:val="18"/>
                <w:szCs w:val="18"/>
              </w:rPr>
              <w:t xml:space="preserve"> connecting this insight to the anchoring phenomenon of the Kisumu tank manufacturer's choice of shape to minimise material cost.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mvwz8rr4ynnmbkw6t4k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uya0ovv2dvxzrjnegi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Surface Area of Composite Solids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by computing the total exposed surface of composite solids — solids formed by combining two or more basic 3D shapes — and to connect this skill directly to understanding why the cylinder-hemisphere water tank from the Kisumu factory requires more metal sheet than the frustum tank, despite holding the same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 composite solid is formed by joining two or more basic solids; (b) when two solids are joined, the faces at the junction are hidden and must be subtracted from the total surface area; (c) the surface area of a composite solid = sum of surface areas of all component solids − 2 × area of each hidden (joined) face; (d) the cylinder-hemisphere tank's surface area can be computed systematically by identifying each exposed region.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identify the component solids in a composite solid and label each exposed surface region; (b) determine which faces are hidden at junctions and subtract their areas correctly; (c) calculate the total surface area of composite solids including the cylinder-hemisphere tank; (d) compare the surface area of the cylinder-hemisphere tank with that of the frustum tank (from Lesson 3) holding the same volume.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systematic mathematical decomposition of complex shapes leads to accurate and efficient solutions; (b) recognise that the choices engineers in Kenya make about tank shape are grounded in precise mathematical reasoning; (c) show persistence and care when managing multi-step surface area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 / How do we apply surface area and volume of solids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calculated the surface area of the frustum-shaped tank. In Lesson 5, they now turn their attention to the other tank at the Kisumu factory — the composite cylinder-hemisphere tank. By computing its surface area and comparing it with the frustum's surface area (same volume, 5,000 L), learners gather critical evidence to answer why the factory's frustum tank uses noticeably less metal sheet. This lesson is the pivot point in the evidence-gathering sequence: learners for the first time have surface area figures for BOTH tanks in front of them.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Ensure shared calculators and digital devices are handled responsibly. If the YouTube video is played, ensure screen brightness is comfortable and volume is set appropriately for the classroom environment. Learners with visual impairments should be seated near the display screen.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of 10 in the evidence-gathering sequence for the anchoring phenomenon (Kisumu water tank factory). Learners open by predicting whether the cylinder-hemisphere composite tank will have a larger or smaller surface area than the frustum tank they computed in Lesson 3. They then watch a focused YouTube video segment on the systematic strategy for finding the surface area of composite solids (identify components → subtract hidden faces → sum exposed surfaces). Using this strategy, they work through two applications: (1) a Kericho tea canister (cylinder + cone lid) as a scaffolded practice context, and (2) the cylinder-hemisphere water tank from the anchoring phenomenon, using the </w:t>
            </w:r>
            <w:del w:id="9202" w:author="Claude (AI) - proposed" w:date="2026-10-14T07:56:55Z">
              <w:r>
                <w:rPr>
                  <w:rFonts w:ascii="Arial" w:cs="Arial" w:eastAsia="Arial" w:hAnsi="Arial"/>
                  <w:b w:val="false"/>
                  <w:bCs w:val="false"/>
                  <w:i w:val="false"/>
                  <w:iCs w:val="false"/>
                  <w:color w:val="000000"/>
                  <w:sz w:val="18"/>
                  <w:szCs w:val="18"/>
                </w:rPr>
                <w:delText xml:space="preserve">same volume-equivalent dimensions established in previous lessons</w:delText>
              </w:r>
            </w:del>
            <w:ins w:id="9203" w:author="Claude (AI) - proposed" w:date="2026-10-14T07:56:55Z">
              <w:r>
                <w:rPr>
                  <w:rFonts w:ascii="Arial" w:cs="Arial" w:eastAsia="Arial" w:hAnsi="Arial"/>
                  <w:b w:val="false"/>
                  <w:bCs w:val="false"/>
                  <w:i w:val="false"/>
                  <w:iCs w:val="false"/>
                  <w:color w:val="000000"/>
                  <w:sz w:val="18"/>
                  <w:szCs w:val="18"/>
                </w:rPr>
                <w:t xml:space="preserve">factory data-card dimensions (cylinder radius 0.7 m, cylinder height 2.8 m, hemisphere radius 0.7 m)</w:t>
              </w:r>
            </w:ins>
            <w:r>
              <w:rPr>
                <w:rFonts w:ascii="Arial" w:cs="Arial" w:eastAsia="Arial" w:hAnsi="Arial"/>
                <w:b w:val="false"/>
                <w:bCs w:val="false"/>
                <w:i w:val="false"/>
                <w:iCs w:val="false"/>
                <w:color w:val="000000"/>
                <w:sz w:val="18"/>
                <w:szCs w:val="18"/>
              </w:rPr>
              <w:t xml:space="preserve">. Learners record both surface area results and compare them directly to the frustum surface area, updating the Driving Question Board with new evidence. The lesson closes with a cumulative model revision in which learners annotate a diagram of both tanks showing where material is 'saved' or 'added' by shape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ib-h2euh98aozmf57zqs">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evourt94ep1giwqnwd_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nid0swoy6m2b2f-6n4ib">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swh-42n-ub-lt-kkvi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side-by-side diagram of the two Kisumu factory tanks: (A) the cylinder-hemisphere composite tank and (B) the frustum tank. Both are labelled as holding 5,000 litres. Learners individually write a prediction in their exercise books: 'Which tank do I think has a larger surface area, and why?' They then share their prediction with a shoulder partner using the sentence frame: 'I predict tank ___ has a larger surface area because ___.' Selected pairs share aloud. Predictions are NOT confirmed yet — they are posted on a class Predict Wall (sticky notes or chalkboard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two-tank diagram on the board (drawn or projected). Say: 'Before we calculate anything today, I want your best mathematical guess. Look at both tanks. Both </w:t>
            </w:r>
            <w:del w:id="9204" w:author="Claude (AI) - proposed" w:date="2026-10-14T07:56:55Z">
              <w:r>
                <w:rPr>
                  <w:rFonts w:ascii="Arial" w:cs="Arial" w:eastAsia="Arial" w:hAnsi="Arial"/>
                  <w:b w:val="false"/>
                  <w:bCs w:val="false"/>
                  <w:i w:val="false"/>
                  <w:iCs w:val="false"/>
                  <w:color w:val="000000"/>
                  <w:sz w:val="18"/>
                  <w:szCs w:val="18"/>
                </w:rPr>
                <w:delText xml:space="preserve">hold exactly</w:delText>
              </w:r>
            </w:del>
            <w:ins w:id="9205" w:author="Claude (AI) - proposed" w:date="2026-10-14T07:56:55Z">
              <w:r>
                <w:rPr>
                  <w:rFonts w:ascii="Arial" w:cs="Arial" w:eastAsia="Arial" w:hAnsi="Arial"/>
                  <w:b w:val="false"/>
                  <w:bCs w:val="false"/>
                  <w:i w:val="false"/>
                  <w:iCs w:val="false"/>
                  <w:color w:val="000000"/>
                  <w:sz w:val="18"/>
                  <w:szCs w:val="18"/>
                </w:rPr>
                <w:t xml:space="preserve">are advertised as holding</w:t>
              </w:r>
            </w:ins>
            <w:r>
              <w:rPr>
                <w:rFonts w:ascii="Arial" w:cs="Arial" w:eastAsia="Arial" w:hAnsi="Arial"/>
                <w:b w:val="false"/>
                <w:bCs w:val="false"/>
                <w:i w:val="false"/>
                <w:iCs w:val="false"/>
                <w:color w:val="000000"/>
                <w:sz w:val="18"/>
                <w:szCs w:val="18"/>
              </w:rPr>
              <w:t xml:space="preserve"> 5,000 litres —</w:t>
            </w:r>
            <w:ins w:id="9206" w:author="Claude (AI) - proposed" w:date="2026-10-14T07:56:55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same volume. Which one do you think needs more metal sheet to build? Write your prediction and your reasoning in your book. You have 2 minutes — go.' [Allow 2 minutes silent individual thinking.] After writing, say: 'Share with your shoulder partner using this frame: I predict tank ___ has a larger surface area because ___.' [Allow 90 seconds.] Cold-call 4 pairs — 2 who predict cylinder-hemisphere is larger, 2 who predict frustum is larger. Record predictions on the board under 'Predict Wall' columns. Say: 'We are going to test every single one of these predictions with mathematics today. Let's gather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(Anchored Prediction): By committing to a written prediction tied to the anchoring phenomenon before instruction, learners activate prior geometric intuition about surface area vs. volume. This creates productive cognitive dissonance that the lesson's evidence will resolve, deepening retention of the composite surface area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geometric or mathematical justification (not just a guess). Teacher scans books during pair-share. Red flag: learners who cannot articulate any reason — teacher prompts: 'Think about which tank has more curved surfaces or flat faces exposed.'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h_rzcp56jre142wbxho1">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nma9ajzxloduo0nnng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7nvp3hicvpoaof7pedyh">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yamdnp2xeocfls-als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targeted YouTube video segment (recommended: a composite solids surface area tutorial, e.g., from Math with Mr. J or similar, ~8–10 minutes) that demonstrates the three-step strategy: Step 1 — Identify and list all component solids. Step 2 — Identify hidden/joined faces and calculate their areas. Step 3 — Sum all exposed surface areas. During the video, learners complete a structured Video Observation Guide with three columns: Component Solid | Formula Used | Hidden Face? (Yes/No). After the video, learners examine a physical or drawn model of the Kericho tea canister (a cylinder with a shallow cone lid — a familiar composite solid from Kenyan household contexts). In groups of 3, they label a blank diagram of the canister: cylinder lateral surface, cylinder top (hidden — joined to cone base), cone lateral surface (slant face), cylinder base (open or closed depending on design). They are NOT yet calculating — only identifying and labelling surfaces.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distribute the Video Observation Guide. Say: 'As you watch, fill in each component solid you see, the formula the presenter uses, and whether that face is hidden at a joint. You will use these notes for your calculations, so be accurate.' Play the video (8–10 minutes). Pause at the moment the presenter subtracts the hidden circular face and say: 'Pause here — why are we subtracting this area? Discuss with your neighbour for 30 seconds.' [Allow 30 seconds.] Restart video. After the video, distribute or display the Kericho tea canister diagram. Say: 'In your groups of three, label every surface of this canister. Use a different colour or code for: exposed surfaces you INCLUDE and hidden surfaces you SUBTRACT. You have 4 minutes.' [Allow 4 minutes.] Cold-call 2 groups to share their labelling on the board. Correct misconceptions immediately, especially around the circular face shared between cylinder top and cone base.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Video Observation + Diagram Annotation: The Video Observation Guide transforms passive video watching into active evidence collection. Diagram annotation of the Kericho canister then bridges from the abstract video example to a Kenya-relevant context, ensuring learners can transfer the strategy before applying it to the phenomenon tanks.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canister diagrams correctly identify the shared circular face (r = radius of cylinder = radius of cone base) as the ONE hidden face, and all other faces as exposed. Teacher checks group diagrams during the 4-minute activity. Red flag: groups that colour the cylinder's flat top as 'exposed' — teacher asks: 'If I glue the cone base onto the cylinder top, can I still see or access that face from outside?'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knzbxh596sa5o6bvcdr4">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btm1nuinfbmjcewsg8e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ms5u0eutodtoic14yetr">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6dnfknhswbvkr1m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connected calculations, scaffolded from easier to phenomenon-level: CALCULATION A — Kericho Tea Canister (Cylinder + Cone): Given: cylinder radius r = 5 cm, cylinder height h = 12 cm, cone slant height l = 7 cm, cone base radius = 5 cm (same as cylinder). Learners apply the strategy: (i) Cylinder: full SA = 2πr(r + h) = 2π(5)(5+12) = 170π cm². But cylinder top is hidden, so subtract πr² = 25π cm². Exposed cylinder area = 145π cm². (ii) Cone: full SA = πr(r + l) = π(5)(5+7) = 60π cm². But cone base is hidden, so subtract πr² = 25π cm². Exposed cone area = 35π cm². (iii) Total composite SA = 145π + 35π = 180π ≈ 565.5 cm². CALCULATION B — Cylinder-Hemisphere Water Tank (Phenomenon): Using </w:t>
            </w:r>
            <w:del w:id="9207" w:author="Claude (AI) - proposed" w:date="2026-10-14T07:56:55Z">
              <w:r>
                <w:rPr>
                  <w:rFonts w:ascii="Arial" w:cs="Arial" w:eastAsia="Arial" w:hAnsi="Arial"/>
                  <w:b w:val="false"/>
                  <w:bCs w:val="false"/>
                  <w:i w:val="false"/>
                  <w:iCs w:val="false"/>
                  <w:color w:val="000000"/>
                  <w:sz w:val="18"/>
                  <w:szCs w:val="18"/>
                </w:rPr>
                <w:delText xml:space="preserve">dimensions established in prior lessons for a</w:delText>
              </w:r>
            </w:del>
            <w:ins w:id="9208" w:author="Claude (AI) - proposed" w:date="2026-10-14T07:56:55Z">
              <w:r>
                <w:rPr>
                  <w:rFonts w:ascii="Arial" w:cs="Arial" w:eastAsia="Arial" w:hAnsi="Arial"/>
                  <w:b w:val="false"/>
                  <w:bCs w:val="false"/>
                  <w:i w:val="false"/>
                  <w:iCs w:val="false"/>
                  <w:color w:val="000000"/>
                  <w:sz w:val="18"/>
                  <w:szCs w:val="18"/>
                </w:rPr>
                <w:t xml:space="preserve">the Kisumu factory data card for the tank advertised as</w:t>
              </w:r>
            </w:ins>
            <w:r>
              <w:rPr>
                <w:rFonts w:ascii="Arial" w:cs="Arial" w:eastAsia="Arial" w:hAnsi="Arial"/>
                <w:b w:val="false"/>
                <w:bCs w:val="false"/>
                <w:i w:val="false"/>
                <w:iCs w:val="false"/>
                <w:color w:val="000000"/>
                <w:sz w:val="18"/>
                <w:szCs w:val="18"/>
              </w:rPr>
              <w:t xml:space="preserve"> 5,000</w:t>
            </w:r>
            <w:del w:id="9209" w:author="Claude (AI) - proposed" w:date="2026-10-14T07:56:55Z">
              <w:r>
                <w:rPr>
                  <w:rFonts w:ascii="Arial" w:cs="Arial" w:eastAsia="Arial" w:hAnsi="Arial"/>
                  <w:b w:val="false"/>
                  <w:bCs w:val="false"/>
                  <w:i w:val="false"/>
                  <w:iCs w:val="false"/>
                  <w:color w:val="000000"/>
                  <w:sz w:val="18"/>
                  <w:szCs w:val="18"/>
                </w:rPr>
                <w:delText xml:space="preserve">-litre capacity tank</w:delText>
              </w:r>
            </w:del>
            <w:ins w:id="9210" w:author="Claude (AI) - proposed" w:date="2026-10-14T07:56:55Z">
              <w:r>
                <w:rPr>
                  <w:rFonts w:ascii="Arial" w:cs="Arial" w:eastAsia="Arial" w:hAnsi="Arial"/>
                  <w:b w:val="false"/>
                  <w:bCs w:val="false"/>
                  <w:i w:val="false"/>
                  <w:iCs w:val="false"/>
                  <w:color w:val="000000"/>
                  <w:sz w:val="18"/>
                  <w:szCs w:val="18"/>
                </w:rPr>
                <w:t xml:space="preserve"> litres (its volume is checked in Lesson 6)</w:t>
              </w:r>
            </w:ins>
            <w:r>
              <w:rPr>
                <w:rFonts w:ascii="Arial" w:cs="Arial" w:eastAsia="Arial" w:hAnsi="Arial"/>
                <w:b w:val="false"/>
                <w:bCs w:val="false"/>
                <w:i w:val="false"/>
                <w:iCs w:val="false"/>
                <w:color w:val="000000"/>
                <w:sz w:val="18"/>
                <w:szCs w:val="18"/>
              </w:rPr>
              <w:t xml:space="preserve">: cylinder radius r = 0.</w:t>
            </w:r>
            <w:del w:id="9211" w:author="Claude (AI) - proposed" w:date="2026-10-14T07:56:55Z">
              <w:r>
                <w:rPr>
                  <w:rFonts w:ascii="Arial" w:cs="Arial" w:eastAsia="Arial" w:hAnsi="Arial"/>
                  <w:b w:val="false"/>
                  <w:bCs w:val="false"/>
                  <w:i w:val="false"/>
                  <w:iCs w:val="false"/>
                  <w:color w:val="000000"/>
                  <w:sz w:val="18"/>
                  <w:szCs w:val="18"/>
                </w:rPr>
                <w:delText xml:space="preserve">8</w:delText>
              </w:r>
            </w:del>
            <w:ins w:id="9212" w:author="Claude (AI) - proposed" w:date="2026-10-14T07:56:5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 cylinder height h = 2.</w:t>
            </w:r>
            <w:del w:id="9213" w:author="Claude (AI) - proposed" w:date="2026-10-14T07:56:55Z">
              <w:r>
                <w:rPr>
                  <w:rFonts w:ascii="Arial" w:cs="Arial" w:eastAsia="Arial" w:hAnsi="Arial"/>
                  <w:b w:val="false"/>
                  <w:bCs w:val="false"/>
                  <w:i w:val="false"/>
                  <w:iCs w:val="false"/>
                  <w:color w:val="000000"/>
                  <w:sz w:val="18"/>
                  <w:szCs w:val="18"/>
                </w:rPr>
                <w:delText xml:space="preserve">0</w:delText>
              </w:r>
            </w:del>
            <w:ins w:id="9214" w:author="Claude (AI) - proposed" w:date="2026-10-14T07:56:5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 hemisphere radius r = 0.</w:t>
            </w:r>
            <w:del w:id="9215" w:author="Claude (AI) - proposed" w:date="2026-10-14T07:56:55Z">
              <w:r>
                <w:rPr>
                  <w:rFonts w:ascii="Arial" w:cs="Arial" w:eastAsia="Arial" w:hAnsi="Arial"/>
                  <w:b w:val="false"/>
                  <w:bCs w:val="false"/>
                  <w:i w:val="false"/>
                  <w:iCs w:val="false"/>
                  <w:color w:val="000000"/>
                  <w:sz w:val="18"/>
                  <w:szCs w:val="18"/>
                </w:rPr>
                <w:delText xml:space="preserve">8 m</w:delText>
              </w:r>
            </w:del>
            <w:ins w:id="9216" w:author="Claude (AI) - proposed" w:date="2026-10-14T07:56:55Z">
              <w:r>
                <w:rPr>
                  <w:rFonts w:ascii="Arial" w:cs="Arial" w:eastAsia="Arial" w:hAnsi="Arial"/>
                  <w:b w:val="false"/>
                  <w:bCs w:val="false"/>
                  <w:i w:val="false"/>
                  <w:iCs w:val="false"/>
                  <w:color w:val="000000"/>
                  <w:sz w:val="18"/>
                  <w:szCs w:val="18"/>
                </w:rPr>
                <w:t xml:space="preserve">7 m. The tank is closed, so its base counts as metal sheet</w:t>
              </w:r>
            </w:ins>
            <w:r>
              <w:rPr>
                <w:rFonts w:ascii="Arial" w:cs="Arial" w:eastAsia="Arial" w:hAnsi="Arial"/>
                <w:b w:val="false"/>
                <w:bCs w:val="false"/>
                <w:i w:val="false"/>
                <w:iCs w:val="false"/>
                <w:color w:val="000000"/>
                <w:sz w:val="18"/>
                <w:szCs w:val="18"/>
              </w:rPr>
              <w:t xml:space="preserve">. Learners apply the strategy: (i) Cylinder: lateral surface = 2πrh = 2π(0.</w:t>
            </w:r>
            <w:del w:id="9217" w:author="Claude (AI) - proposed" w:date="2026-10-14T07:56:55Z">
              <w:r>
                <w:rPr>
                  <w:rFonts w:ascii="Arial" w:cs="Arial" w:eastAsia="Arial" w:hAnsi="Arial"/>
                  <w:b w:val="false"/>
                  <w:bCs w:val="false"/>
                  <w:i w:val="false"/>
                  <w:iCs w:val="false"/>
                  <w:color w:val="000000"/>
                  <w:sz w:val="18"/>
                  <w:szCs w:val="18"/>
                </w:rPr>
                <w:delText xml:space="preserve">8</w:delText>
              </w:r>
            </w:del>
            <w:ins w:id="9218" w:author="Claude (AI) - proposed" w:date="2026-10-14T07:56:5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)(2.</w:t>
            </w:r>
            <w:del w:id="9219" w:author="Claude (AI) - proposed" w:date="2026-10-14T07:56:55Z">
              <w:r>
                <w:rPr>
                  <w:rFonts w:ascii="Arial" w:cs="Arial" w:eastAsia="Arial" w:hAnsi="Arial"/>
                  <w:b w:val="false"/>
                  <w:bCs w:val="false"/>
                  <w:i w:val="false"/>
                  <w:iCs w:val="false"/>
                  <w:color w:val="000000"/>
                  <w:sz w:val="18"/>
                  <w:szCs w:val="18"/>
                </w:rPr>
                <w:delText xml:space="preserve">0</w:delText>
              </w:r>
            </w:del>
            <w:ins w:id="9220" w:author="Claude (AI) - proposed" w:date="2026-10-14T07:56:5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 3.</w:t>
            </w:r>
            <w:del w:id="9221" w:author="Claude (AI) - proposed" w:date="2026-10-14T07:56:55Z">
              <w:r>
                <w:rPr>
                  <w:rFonts w:ascii="Arial" w:cs="Arial" w:eastAsia="Arial" w:hAnsi="Arial"/>
                  <w:b w:val="false"/>
                  <w:bCs w:val="false"/>
                  <w:i w:val="false"/>
                  <w:iCs w:val="false"/>
                  <w:color w:val="000000"/>
                  <w:sz w:val="18"/>
                  <w:szCs w:val="18"/>
                </w:rPr>
                <w:delText xml:space="preserve">2π</w:delText>
              </w:r>
            </w:del>
            <w:ins w:id="9222" w:author="Claude (AI) - proposed" w:date="2026-10-14T07:56:55Z">
              <w:r>
                <w:rPr>
                  <w:rFonts w:ascii="Arial" w:cs="Arial" w:eastAsia="Arial" w:hAnsi="Arial"/>
                  <w:b w:val="false"/>
                  <w:bCs w:val="false"/>
                  <w:i w:val="false"/>
                  <w:iCs w:val="false"/>
                  <w:color w:val="000000"/>
                  <w:sz w:val="18"/>
                  <w:szCs w:val="18"/>
                </w:rPr>
                <w:t xml:space="preserve">92π</w:t>
              </w:r>
            </w:ins>
            <w:r>
              <w:rPr>
                <w:rFonts w:ascii="Arial" w:cs="Arial" w:eastAsia="Arial" w:hAnsi="Arial"/>
                <w:b w:val="false"/>
                <w:bCs w:val="false"/>
                <w:i w:val="false"/>
                <w:iCs w:val="false"/>
                <w:color w:val="000000"/>
                <w:sz w:val="18"/>
                <w:szCs w:val="18"/>
              </w:rPr>
              <w:t xml:space="preserve"> m². Cylinder base (bottom, exposed) = πr² = 0.</w:t>
            </w:r>
            <w:del w:id="9223" w:author="Claude (AI) - proposed" w:date="2026-10-14T07:56:55Z">
              <w:r>
                <w:rPr>
                  <w:rFonts w:ascii="Arial" w:cs="Arial" w:eastAsia="Arial" w:hAnsi="Arial"/>
                  <w:b w:val="false"/>
                  <w:bCs w:val="false"/>
                  <w:i w:val="false"/>
                  <w:iCs w:val="false"/>
                  <w:color w:val="000000"/>
                  <w:sz w:val="18"/>
                  <w:szCs w:val="18"/>
                </w:rPr>
                <w:delText xml:space="preserve">64π</w:delText>
              </w:r>
            </w:del>
            <w:ins w:id="9224" w:author="Claude (AI) - proposed" w:date="2026-10-14T07:56:55Z">
              <w:r>
                <w:rPr>
                  <w:rFonts w:ascii="Arial" w:cs="Arial" w:eastAsia="Arial" w:hAnsi="Arial"/>
                  <w:b w:val="false"/>
                  <w:bCs w:val="false"/>
                  <w:i w:val="false"/>
                  <w:iCs w:val="false"/>
                  <w:color w:val="000000"/>
                  <w:sz w:val="18"/>
                  <w:szCs w:val="18"/>
                </w:rPr>
                <w:t xml:space="preserve">49π</w:t>
              </w:r>
            </w:ins>
            <w:r>
              <w:rPr>
                <w:rFonts w:ascii="Arial" w:cs="Arial" w:eastAsia="Arial" w:hAnsi="Arial"/>
                <w:b w:val="false"/>
                <w:bCs w:val="false"/>
                <w:i w:val="false"/>
                <w:iCs w:val="false"/>
                <w:color w:val="000000"/>
                <w:sz w:val="18"/>
                <w:szCs w:val="18"/>
              </w:rPr>
              <w:t xml:space="preserve"> m². Cylinder top is hidden (joined to hemisphere flat face). (ii) Hemisphere: curved surface = 2πr² = 2π(0.</w:t>
            </w:r>
            <w:del w:id="9225" w:author="Claude (AI) - proposed" w:date="2026-10-14T07:56:55Z">
              <w:r>
                <w:rPr>
                  <w:rFonts w:ascii="Arial" w:cs="Arial" w:eastAsia="Arial" w:hAnsi="Arial"/>
                  <w:b w:val="false"/>
                  <w:bCs w:val="false"/>
                  <w:i w:val="false"/>
                  <w:iCs w:val="false"/>
                  <w:color w:val="000000"/>
                  <w:sz w:val="18"/>
                  <w:szCs w:val="18"/>
                </w:rPr>
                <w:delText xml:space="preserve">64) = 1.28π</w:delText>
              </w:r>
            </w:del>
            <w:ins w:id="9226" w:author="Claude (AI) - proposed" w:date="2026-10-14T07:56:55Z">
              <w:r>
                <w:rPr>
                  <w:rFonts w:ascii="Arial" w:cs="Arial" w:eastAsia="Arial" w:hAnsi="Arial"/>
                  <w:b w:val="false"/>
                  <w:bCs w:val="false"/>
                  <w:i w:val="false"/>
                  <w:iCs w:val="false"/>
                  <w:color w:val="000000"/>
                  <w:sz w:val="18"/>
                  <w:szCs w:val="18"/>
                </w:rPr>
                <w:t xml:space="preserve">49) = 0.98π</w:t>
              </w:r>
            </w:ins>
            <w:r>
              <w:rPr>
                <w:rFonts w:ascii="Arial" w:cs="Arial" w:eastAsia="Arial" w:hAnsi="Arial"/>
                <w:b w:val="false"/>
                <w:bCs w:val="false"/>
                <w:i w:val="false"/>
                <w:iCs w:val="false"/>
                <w:color w:val="000000"/>
                <w:sz w:val="18"/>
                <w:szCs w:val="18"/>
              </w:rPr>
              <w:t xml:space="preserve"> m². Hemisphere flat base is hidden. (iii) Total SA = 3.</w:t>
            </w:r>
            <w:del w:id="9227" w:author="Claude (AI) - proposed" w:date="2026-10-14T07:56:55Z">
              <w:r>
                <w:rPr>
                  <w:rFonts w:ascii="Arial" w:cs="Arial" w:eastAsia="Arial" w:hAnsi="Arial"/>
                  <w:b w:val="false"/>
                  <w:bCs w:val="false"/>
                  <w:i w:val="false"/>
                  <w:iCs w:val="false"/>
                  <w:color w:val="000000"/>
                  <w:sz w:val="18"/>
                  <w:szCs w:val="18"/>
                </w:rPr>
                <w:delText xml:space="preserve">2π</w:delText>
              </w:r>
            </w:del>
            <w:ins w:id="9228" w:author="Claude (AI) - proposed" w:date="2026-10-14T07:56:55Z">
              <w:r>
                <w:rPr>
                  <w:rFonts w:ascii="Arial" w:cs="Arial" w:eastAsia="Arial" w:hAnsi="Arial"/>
                  <w:b w:val="false"/>
                  <w:bCs w:val="false"/>
                  <w:i w:val="false"/>
                  <w:iCs w:val="false"/>
                  <w:color w:val="000000"/>
                  <w:sz w:val="18"/>
                  <w:szCs w:val="18"/>
                </w:rPr>
                <w:t xml:space="preserve">92π</w:t>
              </w:r>
            </w:ins>
            <w:r>
              <w:rPr>
                <w:rFonts w:ascii="Arial" w:cs="Arial" w:eastAsia="Arial" w:hAnsi="Arial"/>
                <w:b w:val="false"/>
                <w:bCs w:val="false"/>
                <w:i w:val="false"/>
                <w:iCs w:val="false"/>
                <w:color w:val="000000"/>
                <w:sz w:val="18"/>
                <w:szCs w:val="18"/>
              </w:rPr>
              <w:t xml:space="preserve"> + 0.</w:t>
            </w:r>
            <w:del w:id="9229" w:author="Claude (AI) - proposed" w:date="2026-10-14T07:56:55Z">
              <w:r>
                <w:rPr>
                  <w:rFonts w:ascii="Arial" w:cs="Arial" w:eastAsia="Arial" w:hAnsi="Arial"/>
                  <w:b w:val="false"/>
                  <w:bCs w:val="false"/>
                  <w:i w:val="false"/>
                  <w:iCs w:val="false"/>
                  <w:color w:val="000000"/>
                  <w:sz w:val="18"/>
                  <w:szCs w:val="18"/>
                </w:rPr>
                <w:delText xml:space="preserve">64π + 1.28π</w:delText>
              </w:r>
            </w:del>
            <w:ins w:id="9230" w:author="Claude (AI) - proposed" w:date="2026-10-14T07:56:55Z">
              <w:r>
                <w:rPr>
                  <w:rFonts w:ascii="Arial" w:cs="Arial" w:eastAsia="Arial" w:hAnsi="Arial"/>
                  <w:b w:val="false"/>
                  <w:bCs w:val="false"/>
                  <w:i w:val="false"/>
                  <w:iCs w:val="false"/>
                  <w:color w:val="000000"/>
                  <w:sz w:val="18"/>
                  <w:szCs w:val="18"/>
                </w:rPr>
                <w:t xml:space="preserve">49π + 0.98π</w:t>
              </w:r>
            </w:ins>
            <w:r>
              <w:rPr>
                <w:rFonts w:ascii="Arial" w:cs="Arial" w:eastAsia="Arial" w:hAnsi="Arial"/>
                <w:b w:val="false"/>
                <w:bCs w:val="false"/>
                <w:i w:val="false"/>
                <w:iCs w:val="false"/>
                <w:color w:val="000000"/>
                <w:sz w:val="18"/>
                <w:szCs w:val="18"/>
              </w:rPr>
              <w:t xml:space="preserve"> = 5.</w:t>
            </w:r>
            <w:del w:id="9231" w:author="Claude (AI) - proposed" w:date="2026-10-14T07:56:55Z">
              <w:r>
                <w:rPr>
                  <w:rFonts w:ascii="Arial" w:cs="Arial" w:eastAsia="Arial" w:hAnsi="Arial"/>
                  <w:b w:val="false"/>
                  <w:bCs w:val="false"/>
                  <w:i w:val="false"/>
                  <w:iCs w:val="false"/>
                  <w:color w:val="000000"/>
                  <w:sz w:val="18"/>
                  <w:szCs w:val="18"/>
                </w:rPr>
                <w:delText xml:space="preserve">12π</w:delText>
              </w:r>
            </w:del>
            <w:ins w:id="9232" w:author="Claude (AI) - proposed" w:date="2026-10-14T07:56:55Z">
              <w:r>
                <w:rPr>
                  <w:rFonts w:ascii="Arial" w:cs="Arial" w:eastAsia="Arial" w:hAnsi="Arial"/>
                  <w:b w:val="false"/>
                  <w:bCs w:val="false"/>
                  <w:i w:val="false"/>
                  <w:iCs w:val="false"/>
                  <w:color w:val="000000"/>
                  <w:sz w:val="18"/>
                  <w:szCs w:val="18"/>
                </w:rPr>
                <w:t xml:space="preserve">39π</w:t>
              </w:r>
            </w:ins>
            <w:r>
              <w:rPr>
                <w:rFonts w:ascii="Arial" w:cs="Arial" w:eastAsia="Arial" w:hAnsi="Arial"/>
                <w:b w:val="false"/>
                <w:bCs w:val="false"/>
                <w:i w:val="false"/>
                <w:iCs w:val="false"/>
                <w:color w:val="000000"/>
                <w:sz w:val="18"/>
                <w:szCs w:val="18"/>
              </w:rPr>
              <w:t xml:space="preserve"> ≈ 16.</w:t>
            </w:r>
            <w:del w:id="9233" w:author="Claude (AI) - proposed" w:date="2026-10-14T07:56:55Z">
              <w:r>
                <w:rPr>
                  <w:rFonts w:ascii="Arial" w:cs="Arial" w:eastAsia="Arial" w:hAnsi="Arial"/>
                  <w:b w:val="false"/>
                  <w:bCs w:val="false"/>
                  <w:i w:val="false"/>
                  <w:iCs w:val="false"/>
                  <w:color w:val="000000"/>
                  <w:sz w:val="18"/>
                  <w:szCs w:val="18"/>
                </w:rPr>
                <w:delText xml:space="preserve">09</w:delText>
              </w:r>
            </w:del>
            <w:ins w:id="9234" w:author="Claude (AI) - proposed" w:date="2026-10-14T07:56:55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Learners then retrieve their frustum surface area from Lesson 3 notes and record both values in a Comparison Table: Tank | Surface Area (m²) | Volume (L). They answer: 'Which tank uses more metal? By how much (in m²)?' in writing.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worked-example scaffold sheet for Calculation A. Say: 'Work through the Kericho canister calculation in your groups using the three-step strategy from the video. Show every step — identify, subtract, sum. You have 6 minutes.' [Allow 6 minutes.] After 6 minutes, cold-call one group to present each step on the board (3 different groups for steps 1, 2, 3). Correct any errors before moving to Calculation B. Say: 'Now for the real question — the tank from Kisumu. These are the </w:t>
            </w:r>
            <w:del w:id="9235" w:author="Claude (AI) - proposed" w:date="2026-10-14T07:56:55Z">
              <w:r>
                <w:rPr>
                  <w:rFonts w:ascii="Arial" w:cs="Arial" w:eastAsia="Arial" w:hAnsi="Arial"/>
                  <w:b w:val="false"/>
                  <w:bCs w:val="false"/>
                  <w:i w:val="false"/>
                  <w:iCs w:val="false"/>
                  <w:color w:val="000000"/>
                  <w:sz w:val="18"/>
                  <w:szCs w:val="18"/>
                </w:rPr>
                <w:delText xml:space="preserve">actual dimensions we have been using since Lesson 1</w:delText>
              </w:r>
            </w:del>
            <w:ins w:id="9236" w:author="Claude (AI) - proposed" w:date="2026-10-14T07:56:55Z">
              <w:r>
                <w:rPr>
                  <w:rFonts w:ascii="Arial" w:cs="Arial" w:eastAsia="Arial" w:hAnsi="Arial"/>
                  <w:b w:val="false"/>
                  <w:bCs w:val="false"/>
                  <w:i w:val="false"/>
                  <w:iCs w:val="false"/>
                  <w:color w:val="000000"/>
                  <w:sz w:val="18"/>
                  <w:szCs w:val="18"/>
                </w:rPr>
                <w:t xml:space="preserve">dimensions on the factory's data card for Tank A, the tank in our Lesson 1 picture. We will check its 5,000-litre volume in Lesson 6</w:t>
              </w:r>
            </w:ins>
            <w:r>
              <w:rPr>
                <w:rFonts w:ascii="Arial" w:cs="Arial" w:eastAsia="Arial" w:hAnsi="Arial"/>
                <w:b w:val="false"/>
                <w:bCs w:val="false"/>
                <w:i w:val="false"/>
                <w:iCs w:val="false"/>
                <w:color w:val="000000"/>
                <w:sz w:val="18"/>
                <w:szCs w:val="18"/>
              </w:rPr>
              <w:t xml:space="preserve">. Use the exact same three-step strategy.' [Allow 8 minutes for group work on Calculation B.] Circulate and prompt with: 'Which face is touching the hemisphere flat side? Is it exposed to the outside?' and 'What does the cylinder's bottom face represent in the real tank — is it exposed?' After 8 minutes, say: 'Look at the number you got for the cylinder-hemisphere tank. Now find your frustum surface area from Lesson 3. Write both in your Comparison Table.' [Allow 2 minutes.] Ask: 'Who is surprised by what they see? Hands up.' Acknowledge responses. Say: 'This is the mathematical evidence the Grade 10 students at the Kisumu factory were looking for. The numbers are in front of us — what do they tell us?'</w:t>
            </w:r>
            <w:ins w:id="9237" w:author="Claude (AI) - proposed" w:date="2026-10-14T07:56:55Z">
              <w:r>
                <w:rPr>
                  <w:rFonts w:ascii="Arial" w:cs="Arial" w:eastAsia="Arial" w:hAnsi="Arial"/>
                  <w:b w:val="false"/>
                  <w:bCs w:val="false"/>
                  <w:i w:val="false"/>
                  <w:iCs w:val="false"/>
                  <w:color w:val="000000"/>
                  <w:sz w:val="18"/>
                  <w:szCs w:val="18"/>
                </w:rPr>
                <w:t xml:space="preserve"> Expected: frustum about 16.24 m², composite about 16.93 m², so the frustum needs about 0.7 m² less sheet (about 4%, about Ksh 590 per tank at Ksh 850 per m²). Some learners will say this is small. Ask: 'The factory makes 500 tanks a year. What is the saving?' (0.7 × 850 × 500 is about Ksh 300,000.) Say plainly that for these two tanks the difference is real but modest, and that it comes from the tanks' proportions, which we explain in Lessons 9 and 10.</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Parallel Calculation + Comparison Table: Learners first build procedural fluency on a low-stakes Kenya context (Kericho canister), then immediately transfer the identical strategy to the phenomenon context (Kisumu tank). The Comparison Table makes the quantitative contrast between the two tanks explicit and visible, directly advancing the driving question with concrete numerical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Calculation B shows three clearly separated rows (cylinder lateral, cylinder base, hemisphere curved) with the hidden face correctly subtracted and a final answer of approximately 16.</w:t>
            </w:r>
            <w:del w:id="9238" w:author="Claude (AI) - proposed" w:date="2026-10-14T07:56:55Z">
              <w:r>
                <w:rPr>
                  <w:rFonts w:ascii="Arial" w:cs="Arial" w:eastAsia="Arial" w:hAnsi="Arial"/>
                  <w:b w:val="false"/>
                  <w:bCs w:val="false"/>
                  <w:i w:val="false"/>
                  <w:iCs w:val="false"/>
                  <w:color w:val="000000"/>
                  <w:sz w:val="18"/>
                  <w:szCs w:val="18"/>
                </w:rPr>
                <w:delText xml:space="preserve">09 m², compared to</w:delText>
              </w:r>
            </w:del>
            <w:ins w:id="9239" w:author="Claude (AI) - proposed" w:date="2026-10-14T07:56:55Z">
              <w:r>
                <w:rPr>
                  <w:rFonts w:ascii="Arial" w:cs="Arial" w:eastAsia="Arial" w:hAnsi="Arial"/>
                  <w:b w:val="false"/>
                  <w:bCs w:val="false"/>
                  <w:i w:val="false"/>
                  <w:iCs w:val="false"/>
                  <w:color w:val="000000"/>
                  <w:sz w:val="18"/>
                  <w:szCs w:val="18"/>
                </w:rPr>
                <w:t xml:space="preserve">93 m² (5.39π), compared with</w:t>
              </w:r>
            </w:ins>
            <w:r>
              <w:rPr>
                <w:rFonts w:ascii="Arial" w:cs="Arial" w:eastAsia="Arial" w:hAnsi="Arial"/>
                <w:b w:val="false"/>
                <w:bCs w:val="false"/>
                <w:i w:val="false"/>
                <w:iCs w:val="false"/>
                <w:color w:val="000000"/>
                <w:sz w:val="18"/>
                <w:szCs w:val="18"/>
              </w:rPr>
              <w:t xml:space="preserve"> their Lesson 3 frustum surface area</w:t>
            </w:r>
            <w:ins w:id="9240" w:author="Claude (AI) - proposed" w:date="2026-10-14T07:56:55Z">
              <w:r>
                <w:rPr>
                  <w:rFonts w:ascii="Arial" w:cs="Arial" w:eastAsia="Arial" w:hAnsi="Arial"/>
                  <w:b w:val="false"/>
                  <w:bCs w:val="false"/>
                  <w:i w:val="false"/>
                  <w:iCs w:val="false"/>
                  <w:color w:val="000000"/>
                  <w:sz w:val="18"/>
                  <w:szCs w:val="18"/>
                </w:rPr>
                <w:t xml:space="preserve"> of about 16.24 m²</w:t>
              </w:r>
            </w:ins>
            <w:r>
              <w:rPr>
                <w:rFonts w:ascii="Arial" w:cs="Arial" w:eastAsia="Arial" w:hAnsi="Arial"/>
                <w:b w:val="false"/>
                <w:bCs w:val="false"/>
                <w:i w:val="false"/>
                <w:iCs w:val="false"/>
                <w:color w:val="000000"/>
                <w:sz w:val="18"/>
                <w:szCs w:val="18"/>
              </w:rPr>
              <w:t xml:space="preserve">. Teacher spot-checks at least 5 groups during independent work. Red flag: learners who include the full cylinder SA formula (2πr(r+h)) without subtracting the hidden top — teacher redirects: 'Draw the tank. Put your finger on the flat circle where the hemisphere sits. Can rain or a hand touch that face? No — so it is hidden. Subtract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te61xtspshfvxp6ivof7">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j213cuoj-zjbyv3tf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tufy1s82kbdmje37ugwy">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pj8nb8usnl0lzgstca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DQB has two anchor columns: 'What do we KNOW?' and 'What do we still WONDER?' Each group receives two sticky notes. On the first (green — KNOW), they write one evidence statement from today's lesson, e.g., 'The cylinder-hemisphere tank has a surface area of ~16.</w:t>
            </w:r>
            <w:del w:id="9241" w:author="Claude (AI) - proposed" w:date="2026-10-14T07:56:55Z">
              <w:r>
                <w:rPr>
                  <w:rFonts w:ascii="Arial" w:cs="Arial" w:eastAsia="Arial" w:hAnsi="Arial"/>
                  <w:b w:val="false"/>
                  <w:bCs w:val="false"/>
                  <w:i w:val="false"/>
                  <w:iCs w:val="false"/>
                  <w:color w:val="000000"/>
                  <w:sz w:val="18"/>
                  <w:szCs w:val="18"/>
                </w:rPr>
                <w:delText xml:space="preserve">09</w:delText>
              </w:r>
            </w:del>
            <w:ins w:id="9242" w:author="Claude (AI) - proposed" w:date="2026-10-14T07:56:55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while the frustum tank has ~</w:t>
            </w:r>
            <w:del w:id="9243" w:author="Claude (AI) - proposed" w:date="2026-10-14T07:56:55Z">
              <w:r>
                <w:rPr>
                  <w:rFonts w:ascii="Arial" w:cs="Arial" w:eastAsia="Arial" w:hAnsi="Arial"/>
                  <w:b w:val="false"/>
                  <w:bCs w:val="false"/>
                  <w:i w:val="false"/>
                  <w:iCs w:val="false"/>
                  <w:color w:val="000000"/>
                  <w:sz w:val="18"/>
                  <w:szCs w:val="18"/>
                </w:rPr>
                <w:delText xml:space="preserve">7.03</w:delText>
              </w:r>
            </w:del>
            <w:ins w:id="9244" w:author="Claude (AI) - proposed" w:date="2026-10-14T07:56:55Z">
              <w:r>
                <w:rPr>
                  <w:rFonts w:ascii="Arial" w:cs="Arial" w:eastAsia="Arial" w:hAnsi="Arial"/>
                  <w:b w:val="false"/>
                  <w:bCs w:val="false"/>
                  <w:i w:val="false"/>
                  <w:iCs w:val="false"/>
                  <w:color w:val="000000"/>
                  <w:sz w:val="18"/>
                  <w:szCs w:val="18"/>
                </w:rPr>
                <w:t xml:space="preserve">16.24</w:t>
              </w:r>
            </w:ins>
            <w:r>
              <w:rPr>
                <w:rFonts w:ascii="Arial" w:cs="Arial" w:eastAsia="Arial" w:hAnsi="Arial"/>
                <w:b w:val="false"/>
                <w:bCs w:val="false"/>
                <w:i w:val="false"/>
                <w:iCs w:val="false"/>
                <w:color w:val="000000"/>
                <w:sz w:val="18"/>
                <w:szCs w:val="18"/>
              </w:rPr>
              <w:t xml:space="preserve"> m² — for the same 5,000-litre volume, the frustum uses</w:t>
            </w:r>
            <w:ins w:id="9245" w:author="Claude (AI) - proposed" w:date="2026-10-14T07:56:55Z">
              <w:r>
                <w:rPr>
                  <w:rFonts w:ascii="Arial" w:cs="Arial" w:eastAsia="Arial" w:hAnsi="Arial"/>
                  <w:b w:val="false"/>
                  <w:bCs w:val="false"/>
                  <w:i w:val="false"/>
                  <w:iCs w:val="false"/>
                  <w:color w:val="000000"/>
                  <w:sz w:val="18"/>
                  <w:szCs w:val="18"/>
                </w:rPr>
                <w:t xml:space="preserve"> about 0.7 m²</w:t>
              </w:r>
            </w:ins>
            <w:r>
              <w:rPr>
                <w:rFonts w:ascii="Arial" w:cs="Arial" w:eastAsia="Arial" w:hAnsi="Arial"/>
                <w:b w:val="false"/>
                <w:bCs w:val="false"/>
                <w:i w:val="false"/>
                <w:iCs w:val="false"/>
                <w:color w:val="000000"/>
                <w:sz w:val="18"/>
                <w:szCs w:val="18"/>
              </w:rPr>
              <w:t xml:space="preserve"> less metal.' On the second (yellow — WONDER), they write one new question that today's evidence raises, e.g., 'Is there a shape that would use even less metal for 5,000 litres?' or 'Does the thickness of the metal sheet also affect cost?' Groups post their notes on the DQB. The teacher facilitates a 3-minute gallery read where learners walk past the board silently, then one spokesperson per group shares the most interesting WONDER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DQB is where we track what the maths is proving to us. Take your two sticky notes. On the green one, write ONE thing today's calculation proved — use actual numbers. On the yellow one, write ONE new question today's evidence made you think of. You have 3 minutes.' [Allow 3 minutes.] After posting, say: 'Walk past the board — silent gallery read for 90 seconds. Read what other groups wrote.' [Allow 90 seconds.] Then: 'I'm going to cold-call one person from three different groups to share the WONDER question their group posted and explain why today's evidence made them ask it.' Cold-call 3 students. After each, ask the class: 'Does anyone's calculation from today help start to answer this question?' [Allow 10-second wait time after each.] Close by saying: 'Our DQB is building a mathematical case. By the end of this unit, we will be able to answer every question on this board using the mathematics we are learning.'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Posting: Requiring learners to express today's findings as an evidence statement with actual numbers (not just 'we learned surface area') forces precise mathematical communication and connects procedural calculation to the conceptual storyline of the phenomenon. The WONDER notes sustain inquiry momentum across the 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a specific quantitative comparison (surface area values, difference in m²) rather than a vague summary. Yellow sticky notes pose a genuine mathematical or engineering question rather than a personal comment. Teacher reads all green notes before the next lesson to identify groups whose surface area value is significantly off — these groups receive targeted feedback before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t3cloab3ul-yr7z-hjt3">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dtvytkjlchuxvpw0f0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irjcqkzpzcte80mrzxh">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gsgywmvavlbgxuvjpkd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t>
            </w:r>
            <w:del w:id="9246" w:author="Claude (AI) - proposed" w:date="2026-10-14T07:56:55Z">
              <w:r>
                <w:rPr>
                  <w:rFonts w:ascii="Arial" w:cs="Arial" w:eastAsia="Arial" w:hAnsi="Arial"/>
                  <w:b w:val="false"/>
                  <w:bCs w:val="false"/>
                  <w:i w:val="false"/>
                  <w:iCs w:val="false"/>
                  <w:color w:val="000000"/>
                  <w:sz w:val="18"/>
                  <w:szCs w:val="18"/>
                </w:rPr>
                <w:delText xml:space="preserve">receive their cumulative model diagram — a</w:delText>
              </w:r>
            </w:del>
            <w:ins w:id="9247" w:author="Claude (AI) - proposed" w:date="2026-10-14T07:56:55Z">
              <w:r>
                <w:rPr>
                  <w:rFonts w:ascii="Arial" w:cs="Arial" w:eastAsia="Arial" w:hAnsi="Arial"/>
                  <w:b w:val="false"/>
                  <w:bCs w:val="false"/>
                  <w:i w:val="false"/>
                  <w:iCs w:val="false"/>
                  <w:color w:val="000000"/>
                  <w:sz w:val="18"/>
                  <w:szCs w:val="18"/>
                </w:rPr>
                <w:t xml:space="preserve">open the 'Kisumu Tanks' page of their Cumulative Unit Model — the</w:t>
              </w:r>
            </w:ins>
            <w:r>
              <w:rPr>
                <w:rFonts w:ascii="Arial" w:cs="Arial" w:eastAsia="Arial" w:hAnsi="Arial"/>
                <w:b w:val="false"/>
                <w:bCs w:val="false"/>
                <w:i w:val="false"/>
                <w:iCs w:val="false"/>
                <w:color w:val="000000"/>
                <w:sz w:val="18"/>
                <w:szCs w:val="18"/>
              </w:rPr>
              <w:t xml:space="preserve"> cross-section drawing of both tanks (cylinder-hemisphere and frustum) that they </w:t>
            </w:r>
            <w:del w:id="9248" w:author="Claude (AI) - proposed" w:date="2026-10-14T07:56:55Z">
              <w:r>
                <w:rPr>
                  <w:rFonts w:ascii="Arial" w:cs="Arial" w:eastAsia="Arial" w:hAnsi="Arial"/>
                  <w:b w:val="false"/>
                  <w:bCs w:val="false"/>
                  <w:i w:val="false"/>
                  <w:iCs w:val="false"/>
                  <w:color w:val="000000"/>
                  <w:sz w:val="18"/>
                  <w:szCs w:val="18"/>
                </w:rPr>
                <w:delText xml:space="preserve">have been annotating since Lesson 1</w:delText>
              </w:r>
            </w:del>
            <w:ins w:id="9249" w:author="Claude (AI) - proposed" w:date="2026-10-14T07:56:55Z">
              <w:r>
                <w:rPr>
                  <w:rFonts w:ascii="Arial" w:cs="Arial" w:eastAsia="Arial" w:hAnsi="Arial"/>
                  <w:b w:val="false"/>
                  <w:bCs w:val="false"/>
                  <w:i w:val="false"/>
                  <w:iCs w:val="false"/>
                  <w:color w:val="000000"/>
                  <w:sz w:val="18"/>
                  <w:szCs w:val="18"/>
                </w:rPr>
                <w:t xml:space="preserve">started in Lesson 3</w:t>
              </w:r>
            </w:ins>
            <w:r>
              <w:rPr>
                <w:rFonts w:ascii="Arial" w:cs="Arial" w:eastAsia="Arial" w:hAnsi="Arial"/>
                <w:b w:val="false"/>
                <w:bCs w:val="false"/>
                <w:i w:val="false"/>
                <w:iCs w:val="false"/>
                <w:color w:val="000000"/>
                <w:sz w:val="18"/>
                <w:szCs w:val="18"/>
              </w:rPr>
              <w:t xml:space="preserve">. In this lesson's revision, they: (a) shade or colour-code each distinct surface region of the cylinder-hemisphere tank (cylinder base, cylinder lateral, hemisphere curved) in three different colours; (b) write the calculated area of each region next to it (e.g., cylinder base: 0.64π m²); (c) draw a double-headed arrow between the two tanks labelled 'Same Volume, Different Surface Area' and annotate the arrow with the numerical difference in surface area; (d) write one sentence at the bottom of their model: 'The cylinder-hemisphere tank requires ___ m² more metal than the frustum tank because ___.' Learners share their completed model annotation with their group for peer feedback using the prompt: 'Is every surface region labelled and calculated? Is the hidden face correctly shown as subtracted?'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diagrams (pre-drawn cross-section sheets</w:t>
            </w:r>
            <w:del w:id="9250" w:author="Claude (AI) - proposed" w:date="2026-10-14T07:56:55Z">
              <w:r>
                <w:rPr>
                  <w:rFonts w:ascii="Arial" w:cs="Arial" w:eastAsia="Arial" w:hAnsi="Arial"/>
                  <w:b w:val="false"/>
                  <w:bCs w:val="false"/>
                  <w:i w:val="false"/>
                  <w:iCs w:val="false"/>
                  <w:color w:val="000000"/>
                  <w:sz w:val="18"/>
                  <w:szCs w:val="18"/>
                </w:rPr>
                <w:delText xml:space="preserve"> used since Lesson 1</w:delText>
              </w:r>
            </w:del>
            <w:ins w:id="9251" w:author="Claude (AI) - proposed" w:date="2026-10-14T07:56:55Z">
              <w:r>
                <w:rPr>
                  <w:rFonts w:ascii="Arial" w:cs="Arial" w:eastAsia="Arial" w:hAnsi="Arial"/>
                  <w:b w:val="false"/>
                  <w:bCs w:val="false"/>
                  <w:i w:val="false"/>
                  <w:iCs w:val="false"/>
                  <w:color w:val="000000"/>
                  <w:sz w:val="18"/>
                  <w:szCs w:val="18"/>
                </w:rPr>
                <w:t xml:space="preserve">, first used in Lesson 3</w:t>
              </w:r>
            </w:ins>
            <w:r>
              <w:rPr>
                <w:rFonts w:ascii="Arial" w:cs="Arial" w:eastAsia="Arial" w:hAnsi="Arial"/>
                <w:b w:val="false"/>
                <w:bCs w:val="false"/>
                <w:i w:val="false"/>
                <w:iCs w:val="false"/>
                <w:color w:val="000000"/>
                <w:sz w:val="18"/>
                <w:szCs w:val="18"/>
              </w:rPr>
              <w:t xml:space="preserve">). Say: 'Today you are adding the surface area breakdown of the cylinder-hemisphere tank to your model. Use three colours — one for each exposed surface region — and write the area next to each region. Then annotate the double arrow between the tanks. You have 6 minutes.' [Allow 6 minutes.] Circulate and check that learners are writing numerical values, not just labels. After 6 minutes, say: 'Share your model with your group. Use the peer feedback prompt on the board: Is every surface region labelled and calculated? Is the hidden face correctly shown as subtracted? Give your partner 60 seconds of feedback.' [Allow 2 minutes for peer feedback.] Close: 'By the end of Lesson 10, this model will be your complete answer to the driving question. Every number you add today is evidence the Kisumu factory students — and you — can use to explain their observation. Well done.</w:t>
            </w:r>
            <w:del w:id="9252" w:author="Claude (AI) - proposed" w:date="2026-10-14T07:56:55Z">
              <w:r>
                <w:rPr>
                  <w:rFonts w:ascii="Arial" w:cs="Arial" w:eastAsia="Arial" w:hAnsi="Arial"/>
                  <w:b w:val="false"/>
                  <w:bCs w:val="false"/>
                  <w:i w:val="false"/>
                  <w:iCs w:val="false"/>
                  <w:color w:val="000000"/>
                  <w:sz w:val="18"/>
                  <w:szCs w:val="18"/>
                </w:rPr>
                <w:delText xml:space="preserve">'</w:delText>
              </w:r>
            </w:del>
            <w:ins w:id="9253" w:author="Claude (AI) - proposed" w:date="2026-10-14T07:56:55Z">
              <w:r>
                <w:rPr>
                  <w:rFonts w:ascii="Arial" w:cs="Arial" w:eastAsia="Arial" w:hAnsi="Arial"/>
                  <w:b w:val="false"/>
                  <w:bCs w:val="false"/>
                  <w:i w:val="false"/>
                  <w:iCs w:val="false"/>
                  <w:color w:val="000000"/>
                  <w:sz w:val="18"/>
                  <w:szCs w:val="18"/>
                </w:rPr>
                <w:t xml:space="preserve"> Here is the question for next time: we have trusted the label '5,000 litres' on both tanks. Is it true? In the next lessons we measure what each tank really holds.'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The cross-section diagram serves as a running scientific model that grows more complete with each lesson. Colour-coding surface regions and writing numerical values alongside them makes the abstract formula results spatially concrete. The comparative annotation ('Same Volume, Different Surface Area') directly addresses the driving question and reinforces the central phenomenon insight.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model diagrams show three distinctly coloured and numerically labelled surface regions for the cylinder-hemisphere tank, with the shared circular face explicitly marked as 'hidden — subtracted.' The double-headed arrow is annotated with the correct numerical surface area difference. Teacher collects 5–6 models at random at the end of the lesson to review before Lesson 6. Red flag: learners who have the correct total but cannot identify which region contributes which area — this indicates procedural rather than conceptual understanding and will need addressing in Lesson 6's review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identify the hidden face in the cylinder-hemisphere composite without prompting — or did most groups initially include it in the total? This reveals whether the 'subtract the junction' concept was internalised from the video or needs re-teaching. (2) When learners completed the Comparison Table, what was the emotional or intellectual reaction in the room? Did the numerical difference between the two tanks' surface areas generate surprise, curiosity, or disengagement? This affective response is a key signal of whether the phenomenon is genuinely driving inquiry. (3) How accurate were the Lesson 3 frustum surface area values that learners retrieved from their notes? If many groups had incorrect frustum values, the comparison in this lesson was built on faulty evidence — consider opening Lesson 6 with a brief class consensus on the correct frustum surface area. (4) Did the Kericho canister scaffold (Calculation A) successfully bridge learners from the video to the phenomenon tank (Calculation B), or did most groups stall on Calculation B anyway? If so, consider adding one more intermediate practice example in Lesson 6. (5) Review the green sticky notes from the DQB: how many groups wrote specific numerical evidence versus vague statements? This tells you whether your learners are ready to make quantitative arguments about the phenomenon or still need support translating calculations into claims.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w:t>
            </w:r>
            <w:del w:id="9254" w:author="Claude (AI) - proposed" w:date="2026-10-14T07:56:55Z">
              <w:r>
                <w:rPr>
                  <w:rFonts w:ascii="Arial" w:cs="Arial" w:eastAsia="Arial" w:hAnsi="Arial"/>
                  <w:b w:val="false"/>
                  <w:bCs w:val="false"/>
                  <w:i w:val="false"/>
                  <w:iCs w:val="false"/>
                  <w:color w:val="000000"/>
                  <w:sz w:val="18"/>
                  <w:szCs w:val="18"/>
                </w:rPr>
                <w:delText xml:space="preserve">09</w:delText>
              </w:r>
            </w:del>
            <w:ins w:id="9255" w:author="Claude (AI) - proposed" w:date="2026-10-14T07:56:55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(5.</w:t>
            </w:r>
            <w:del w:id="9256" w:author="Claude (AI) - proposed" w:date="2026-10-14T07:56:55Z">
              <w:r>
                <w:rPr>
                  <w:rFonts w:ascii="Arial" w:cs="Arial" w:eastAsia="Arial" w:hAnsi="Arial"/>
                  <w:b w:val="false"/>
                  <w:bCs w:val="false"/>
                  <w:i w:val="false"/>
                  <w:iCs w:val="false"/>
                  <w:color w:val="000000"/>
                  <w:sz w:val="18"/>
                  <w:szCs w:val="18"/>
                </w:rPr>
                <w:delText xml:space="preserve">12π</w:delText>
              </w:r>
            </w:del>
            <w:ins w:id="9257" w:author="Claude (AI) - proposed" w:date="2026-10-14T07:56:55Z">
              <w:r>
                <w:rPr>
                  <w:rFonts w:ascii="Arial" w:cs="Arial" w:eastAsia="Arial" w:hAnsi="Arial"/>
                  <w:b w:val="false"/>
                  <w:bCs w:val="false"/>
                  <w:i w:val="false"/>
                  <w:iCs w:val="false"/>
                  <w:color w:val="000000"/>
                  <w:sz w:val="18"/>
                  <w:szCs w:val="18"/>
                </w:rPr>
                <w:t xml:space="preserve">39π</w:t>
              </w:r>
            </w:ins>
            <w:r>
              <w:rPr>
                <w:rFonts w:ascii="Arial" w:cs="Arial" w:eastAsia="Arial" w:hAnsi="Arial"/>
                <w:b w:val="false"/>
                <w:bCs w:val="false"/>
                <w:i w:val="false"/>
                <w:iCs w:val="false"/>
                <w:color w:val="000000"/>
                <w:sz w:val="18"/>
                <w:szCs w:val="18"/>
              </w:rPr>
              <w:t xml:space="preserve"> m²), </w:t>
            </w:r>
            <w:del w:id="9258" w:author="Claude (AI) - proposed" w:date="2026-10-14T07:56:55Z">
              <w:r>
                <w:rPr>
                  <w:rFonts w:ascii="Arial" w:cs="Arial" w:eastAsia="Arial" w:hAnsi="Arial"/>
                  <w:b w:val="false"/>
                  <w:bCs w:val="false"/>
                  <w:i w:val="false"/>
                  <w:iCs w:val="false"/>
                  <w:color w:val="000000"/>
                  <w:sz w:val="18"/>
                  <w:szCs w:val="18"/>
                </w:rPr>
                <w:delText xml:space="preserve">which is measurably</w:delText>
              </w:r>
            </w:del>
            <w:ins w:id="9259" w:author="Claude (AI) - proposed" w:date="2026-10-14T07:56:55Z">
              <w:r>
                <w:rPr>
                  <w:rFonts w:ascii="Arial" w:cs="Arial" w:eastAsia="Arial" w:hAnsi="Arial"/>
                  <w:b w:val="false"/>
                  <w:bCs w:val="false"/>
                  <w:i w:val="false"/>
                  <w:iCs w:val="false"/>
                  <w:color w:val="000000"/>
                  <w:sz w:val="18"/>
                  <w:szCs w:val="18"/>
                </w:rPr>
                <w:t xml:space="preserve">about 0.7 m²</w:t>
              </w:r>
            </w:ins>
            <w:r>
              <w:rPr>
                <w:rFonts w:ascii="Arial" w:cs="Arial" w:eastAsia="Arial" w:hAnsi="Arial"/>
                <w:b w:val="false"/>
                <w:bCs w:val="false"/>
                <w:i w:val="false"/>
                <w:iCs w:val="false"/>
                <w:color w:val="000000"/>
                <w:sz w:val="18"/>
                <w:szCs w:val="18"/>
              </w:rPr>
              <w:t xml:space="preserve"> larger than the frustum tank's surface area </w:t>
            </w:r>
            <w:ins w:id="9260" w:author="Claude (AI) - proposed" w:date="2026-10-14T07:56:55Z">
              <w:r>
                <w:rPr>
                  <w:rFonts w:ascii="Arial" w:cs="Arial" w:eastAsia="Arial" w:hAnsi="Arial"/>
                  <w:b w:val="false"/>
                  <w:bCs w:val="false"/>
                  <w:i w:val="false"/>
                  <w:iCs w:val="false"/>
                  <w:color w:val="000000"/>
                  <w:sz w:val="18"/>
                  <w:szCs w:val="18"/>
                </w:rPr>
                <w:t xml:space="preserve">of about 16.24 m² </w:t>
              </w:r>
            </w:ins>
            <w:r>
              <w:rPr>
                <w:rFonts w:ascii="Arial" w:cs="Arial" w:eastAsia="Arial" w:hAnsi="Arial"/>
                <w:b w:val="false"/>
                <w:bCs w:val="false"/>
                <w:i w:val="false"/>
                <w:iCs w:val="false"/>
                <w:color w:val="000000"/>
                <w:sz w:val="18"/>
                <w:szCs w:val="18"/>
              </w:rPr>
              <w:t xml:space="preserve">computed in Lesson 3</w:t>
            </w:r>
            <w:del w:id="9261" w:author="Claude (AI) - proposed" w:date="2026-10-14T07:56:55Z">
              <w:r>
                <w:rPr>
                  <w:rFonts w:ascii="Arial" w:cs="Arial" w:eastAsia="Arial" w:hAnsi="Arial"/>
                  <w:b w:val="false"/>
                  <w:bCs w:val="false"/>
                  <w:i w:val="false"/>
                  <w:iCs w:val="false"/>
                  <w:color w:val="000000"/>
                  <w:sz w:val="18"/>
                  <w:szCs w:val="18"/>
                </w:rPr>
                <w:delText xml:space="preserve"> — even though both tanks hold exactly</w:delText>
              </w:r>
            </w:del>
            <w:ins w:id="9262" w:author="Claude (AI) - proposed" w:date="2026-10-14T07:56:55Z">
              <w:r>
                <w:rPr>
                  <w:rFonts w:ascii="Arial" w:cs="Arial" w:eastAsia="Arial" w:hAnsi="Arial"/>
                  <w:b w:val="false"/>
                  <w:bCs w:val="false"/>
                  <w:i w:val="false"/>
                  <w:iCs w:val="false"/>
                  <w:color w:val="000000"/>
                  <w:sz w:val="18"/>
                  <w:szCs w:val="18"/>
                </w:rPr>
                <w:t xml:space="preserve">, although both tanks are advertised as holding</w:t>
              </w:r>
            </w:ins>
            <w:r>
              <w:rPr>
                <w:rFonts w:ascii="Arial" w:cs="Arial" w:eastAsia="Arial" w:hAnsi="Arial"/>
                <w:b w:val="false"/>
                <w:bCs w:val="false"/>
                <w:i w:val="false"/>
                <w:iCs w:val="false"/>
                <w:color w:val="000000"/>
                <w:sz w:val="18"/>
                <w:szCs w:val="18"/>
              </w:rPr>
              <w:t xml:space="preserve"> 5,000 litres of water. They learned that the composite surface area equals the sum of all component surface areas minus twice the area of each shared (hidden) face at a junction.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w:t>
            </w:r>
            <w:ins w:id="9263" w:author="Claude (AI) - proposed" w:date="2026-10-14T07:56:55Z">
              <w:r>
                <w:rPr>
                  <w:rFonts w:ascii="Arial" w:cs="Arial" w:eastAsia="Arial" w:hAnsi="Arial"/>
                  <w:b w:val="false"/>
                  <w:bCs w:val="false"/>
                  <w:i w:val="false"/>
                  <w:iCs w:val="false"/>
                  <w:color w:val="000000"/>
                  <w:sz w:val="18"/>
                  <w:szCs w:val="18"/>
                </w:rPr>
                <w:t xml:space="preserve">, for these two designs,</w:t>
              </w:r>
            </w:ins>
            <w:r>
              <w:rPr>
                <w:rFonts w:ascii="Arial" w:cs="Arial" w:eastAsia="Arial" w:hAnsi="Arial"/>
                <w:b w:val="false"/>
                <w:bCs w:val="false"/>
                <w:i w:val="false"/>
                <w:iCs w:val="false"/>
                <w:color w:val="000000"/>
                <w:sz w:val="18"/>
                <w:szCs w:val="18"/>
              </w:rPr>
              <w:t xml:space="preserve"> the frustum tank uses less metal sheet than the cylinder-hemisphere tank because its shape </w:t>
            </w:r>
            <w:del w:id="9264" w:author="Claude (AI) - proposed" w:date="2026-10-14T07:56:55Z">
              <w:r>
                <w:rPr>
                  <w:rFonts w:ascii="Arial" w:cs="Arial" w:eastAsia="Arial" w:hAnsi="Arial"/>
                  <w:b w:val="false"/>
                  <w:bCs w:val="false"/>
                  <w:i w:val="false"/>
                  <w:iCs w:val="false"/>
                  <w:color w:val="000000"/>
                  <w:sz w:val="18"/>
                  <w:szCs w:val="18"/>
                </w:rPr>
                <w:delText xml:space="preserve">produces</w:delText>
              </w:r>
            </w:del>
            <w:ins w:id="9265" w:author="Claude (AI) - proposed" w:date="2026-10-14T07:56:55Z">
              <w:r>
                <w:rPr>
                  <w:rFonts w:ascii="Arial" w:cs="Arial" w:eastAsia="Arial" w:hAnsi="Arial"/>
                  <w:b w:val="false"/>
                  <w:bCs w:val="false"/>
                  <w:i w:val="false"/>
                  <w:iCs w:val="false"/>
                  <w:color w:val="000000"/>
                  <w:sz w:val="18"/>
                  <w:szCs w:val="18"/>
                </w:rPr>
                <w:t xml:space="preserve">gives</w:t>
              </w:r>
            </w:ins>
            <w:r>
              <w:rPr>
                <w:rFonts w:ascii="Arial" w:cs="Arial" w:eastAsia="Arial" w:hAnsi="Arial"/>
                <w:b w:val="false"/>
                <w:bCs w:val="false"/>
                <w:i w:val="false"/>
                <w:iCs w:val="false"/>
                <w:color w:val="000000"/>
                <w:sz w:val="18"/>
                <w:szCs w:val="18"/>
              </w:rPr>
              <w:t xml:space="preserve"> a smaller total surface area </w:t>
            </w:r>
            <w:del w:id="9266" w:author="Claude (AI) - proposed" w:date="2026-10-14T07:56:55Z">
              <w:r>
                <w:rPr>
                  <w:rFonts w:ascii="Arial" w:cs="Arial" w:eastAsia="Arial" w:hAnsi="Arial"/>
                  <w:b w:val="false"/>
                  <w:bCs w:val="false"/>
                  <w:i w:val="false"/>
                  <w:iCs w:val="false"/>
                  <w:color w:val="000000"/>
                  <w:sz w:val="18"/>
                  <w:szCs w:val="18"/>
                </w:rPr>
                <w:delText xml:space="preserve">for</w:delText>
              </w:r>
            </w:del>
            <w:ins w:id="9267" w:author="Claude (AI) - proposed" w:date="2026-10-14T07:56:55Z">
              <w:r>
                <w:rPr>
                  <w:rFonts w:ascii="Arial" w:cs="Arial" w:eastAsia="Arial" w:hAnsi="Arial"/>
                  <w:b w:val="false"/>
                  <w:bCs w:val="false"/>
                  <w:i w:val="false"/>
                  <w:iCs w:val="false"/>
                  <w:color w:val="000000"/>
                  <w:sz w:val="18"/>
                  <w:szCs w:val="18"/>
                </w:rPr>
                <w:t xml:space="preserve">(about 0.7 m² less) for about</w:t>
              </w:r>
            </w:ins>
            <w:r>
              <w:rPr>
                <w:rFonts w:ascii="Arial" w:cs="Arial" w:eastAsia="Arial" w:hAnsi="Arial"/>
                <w:b w:val="false"/>
                <w:bCs w:val="false"/>
                <w:i w:val="false"/>
                <w:iCs w:val="false"/>
                <w:color w:val="000000"/>
                <w:sz w:val="18"/>
                <w:szCs w:val="18"/>
              </w:rPr>
              <w:t xml:space="preserve"> the same enclosed volume</w:t>
            </w:r>
            <w:del w:id="9268" w:author="Claude (AI) - proposed" w:date="2026-10-14T07:56:55Z">
              <w:r>
                <w:rPr>
                  <w:rFonts w:ascii="Arial" w:cs="Arial" w:eastAsia="Arial" w:hAnsi="Arial"/>
                  <w:b w:val="false"/>
                  <w:bCs w:val="false"/>
                  <w:i w:val="false"/>
                  <w:iCs w:val="false"/>
                  <w:color w:val="000000"/>
                  <w:sz w:val="18"/>
                  <w:szCs w:val="18"/>
                </w:rPr>
                <w:delText xml:space="preserve">, providing</w:delText>
              </w:r>
            </w:del>
            <w:ins w:id="9269" w:author="Claude (AI) - proposed" w:date="2026-10-14T07:56:55Z">
              <w:r>
                <w:rPr>
                  <w:rFonts w:ascii="Arial" w:cs="Arial" w:eastAsia="Arial" w:hAnsi="Arial"/>
                  <w:b w:val="false"/>
                  <w:bCs w:val="false"/>
                  <w:i w:val="false"/>
                  <w:iCs w:val="false"/>
                  <w:color w:val="000000"/>
                  <w:sz w:val="18"/>
                  <w:szCs w:val="18"/>
                </w:rPr>
                <w:t xml:space="preserve">. This is</w:t>
              </w:r>
            </w:ins>
            <w:r>
              <w:rPr>
                <w:rFonts w:ascii="Arial" w:cs="Arial" w:eastAsia="Arial" w:hAnsi="Arial"/>
                <w:b w:val="false"/>
                <w:bCs w:val="false"/>
                <w:i w:val="false"/>
                <w:iCs w:val="false"/>
                <w:color w:val="000000"/>
                <w:sz w:val="18"/>
                <w:szCs w:val="18"/>
              </w:rPr>
              <w:t xml:space="preserve"> direct mathematical evidence </w:t>
            </w:r>
            <w:del w:id="9270" w:author="Claude (AI) - proposed" w:date="2026-10-14T07:56:55Z">
              <w:r>
                <w:rPr>
                  <w:rFonts w:ascii="Arial" w:cs="Arial" w:eastAsia="Arial" w:hAnsi="Arial"/>
                  <w:b w:val="false"/>
                  <w:bCs w:val="false"/>
                  <w:i w:val="false"/>
                  <w:iCs w:val="false"/>
                  <w:color w:val="000000"/>
                  <w:sz w:val="18"/>
                  <w:szCs w:val="18"/>
                </w:rPr>
                <w:delText xml:space="preserve">to answer</w:delText>
              </w:r>
            </w:del>
            <w:ins w:id="9271" w:author="Claude (AI) - proposed" w:date="2026-10-14T07:56:55Z">
              <w:r>
                <w:rPr>
                  <w:rFonts w:ascii="Arial" w:cs="Arial" w:eastAsia="Arial" w:hAnsi="Arial"/>
                  <w:b w:val="false"/>
                  <w:bCs w:val="false"/>
                  <w:i w:val="false"/>
                  <w:iCs w:val="false"/>
                  <w:color w:val="000000"/>
                  <w:sz w:val="18"/>
                  <w:szCs w:val="18"/>
                </w:rPr>
                <w:t xml:space="preserve">for</w:t>
              </w:r>
            </w:ins>
            <w:r>
              <w:rPr>
                <w:rFonts w:ascii="Arial" w:cs="Arial" w:eastAsia="Arial" w:hAnsi="Arial"/>
                <w:b w:val="false"/>
                <w:bCs w:val="false"/>
                <w:i w:val="false"/>
                <w:iCs w:val="false"/>
                <w:color w:val="000000"/>
                <w:sz w:val="18"/>
                <w:szCs w:val="18"/>
              </w:rPr>
              <w:t xml:space="preserve"> the driving question</w:t>
            </w:r>
            <w:del w:id="9272" w:author="Claude (AI) - proposed" w:date="2026-10-14T07:56:55Z">
              <w:r>
                <w:rPr>
                  <w:rFonts w:ascii="Arial" w:cs="Arial" w:eastAsia="Arial" w:hAnsi="Arial"/>
                  <w:b w:val="false"/>
                  <w:bCs w:val="false"/>
                  <w:i w:val="false"/>
                  <w:iCs w:val="false"/>
                  <w:color w:val="000000"/>
                  <w:sz w:val="18"/>
                  <w:szCs w:val="18"/>
                </w:rPr>
                <w:delText xml:space="preserve"> about why the Kisumu factory's frustum tank is more material-efficient</w:delText>
              </w:r>
            </w:del>
            <w:ins w:id="9273" w:author="Claude (AI) - proposed" w:date="2026-10-14T07:56:55Z">
              <w:r>
                <w:rPr>
                  <w:rFonts w:ascii="Arial" w:cs="Arial" w:eastAsia="Arial" w:hAnsi="Arial"/>
                  <w:b w:val="false"/>
                  <w:bCs w:val="false"/>
                  <w:i w:val="false"/>
                  <w:iCs w:val="false"/>
                  <w:color w:val="000000"/>
                  <w:sz w:val="18"/>
                  <w:szCs w:val="18"/>
                </w:rPr>
                <w:t xml:space="preserve">, which Lessons 6 to 9 check against the volumes</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idjs4fbllbnwwyqhlg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xzww9mqzoqqoocci0ye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Volume of Prisms, Pyramids, Cones, and Spheres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formulae for the volume of prisms, pyramids, cones, and spheres, and use these to compare the storage capacities of differently shaped grain stores — advancing the driving question by establishing that volume and surface area are independent properties of a solid.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the volume formulae for prisms (including cuboids and cylinders), pyramids, cones, and spheres; (b) derive the relationship V(pyramid) = ⅓ × V(prism) with the same base and height; (c) calculate the volume of composite solids involving combinations of these shapes; (d) compare volumes of differently shaped solids to explain observed differences in storage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select and correctly apply the appropriate volume formula for a given solid; (b) perform multi-step volume calculations with correct units (cm³, m³, litres); (c) convert between volume units (1 m³ = 1 000 litres); (d) construct and revise a cumulative class model linking solid shape to volume and surface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formulae are practical tools used by Kenyan engineers, grain-store designers, and water-tank manufacturers to make cost-effective decisions, and take responsibility for the accuracy of their calculations as a form of professional integrity.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shift the investigative lens from surface area (Lessons 3–5) to volume. Using the Kitale maize storage supporting phenomenon, they compute and compare the volumes of a rectangular grain store (prism) and a conical grain store, explaining why a farmer notices that two structures of the same height and base width store different amounts of maize. This finding feeds directly back to the Kisumu tank anchoring phenomenon: both the cylindrical-hemispherical tank and the frustum tank hold 5 000 litres — learners now have the mathematical tools to verify that claim and to understand how manufacturers engineer equal volumes into different shapes.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Where physical containers of water or sand are used for demonstration, ensure surfaces are dry to prevent slipping. Handle any glass measuring cylinders with care.</w:t>
            </w:r>
            <w:ins w:id="9274" w:author="Claude (AI) - proposed" w:date="2026-10-14T07:56:55Z">
              <w:r>
                <w:rPr>
                  <w:rFonts w:ascii="Arial" w:cs="Arial" w:eastAsia="Arial" w:hAnsi="Arial"/>
                  <w:b w:val="false"/>
                  <w:bCs w:val="false"/>
                  <w:i w:val="false"/>
                  <w:iCs w:val="false"/>
                  <w:color w:val="000000"/>
                  <w:sz w:val="18"/>
                  <w:szCs w:val="18"/>
                </w:rPr>
                <w:t xml:space="preserve"> Keep dry sand in a tray or basin, do not throw it, keep it away from eyes, and wash hands after the activity.</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two grain stores — a rectangular prism store and a conical store of identical base and height dimensions — holds more maize, connecting to the Kitale supporting phenomenon. Through guided derivation and a hands-on sand/water displacement activity, they establish volume formulae for prisms, pyramids, cones, and spheres, discovering the ⅓ relationship between cone/pyramid and prism/cylinder volumes. They then calculate, compare, and verify volumes of the two tank designs from the Kisumu anchoring phenomenon, confirming the manufacturer's claim of equal 5 000-litre capacity. The lesson closes with model revision on the class Driving Question Board, where learners articulate that shape affects surface area and volume independently — a key disciplinary insight.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d3w_ujzuzit8kxmla7q8">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oxhu8vmbjqabkol_m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y3iohepfqxety0a19-l1">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7rcfqjzvyznwogi5vj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labelled diagram (projected or printed) showing two grain stores used by a farmer in Kitale, Trans-Nzoia County: Store A is a rectangular prism (length 3 m, width 3 m, height 4 m) and Store B is a cone (base radius 1.5 m, height 4 m). Both stores have the same base width (3 m diameter / 3 m side) and the same height (4 m). Working individually for 3 minutes, learners write a prediction in their exercise books: 'Which store holds more maize — Store A, Store B, or do they hold the same amount? Give a reason for your prediction.' They then share predictions with a shoulder partner (1 minute) before a whole-class show-of-hands poll.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grain-store diagrams on the board with all dimensions clearly labelled.</w:t>
            </w:r>
            <w:ins w:id="9275" w:author="Claude (AI) - proposed" w:date="2026-10-14T07:56:55Z">
              <w:r>
                <w:rPr>
                  <w:rFonts w:ascii="Arial" w:cs="Arial" w:eastAsia="Arial" w:hAnsi="Arial"/>
                  <w:b w:val="false"/>
                  <w:bCs w:val="false"/>
                  <w:i w:val="false"/>
                  <w:iCs w:val="false"/>
                  <w:color w:val="000000"/>
                  <w:sz w:val="18"/>
                  <w:szCs w:val="18"/>
                </w:rPr>
                <w:t xml:space="preserve"> (Pacing guide for this 80-minute lesson: Predict 8 minutes, Observe 28, Explain 28, Driving Question Board 7, Model Building 9. If time is short, set Part 2 of the Explain Challenge as homework.)</w:t>
              </w:r>
            </w:ins>
            <w:r>
              <w:rPr>
                <w:rFonts w:ascii="Arial" w:cs="Arial" w:eastAsia="Arial" w:hAnsi="Arial"/>
                <w:b w:val="false"/>
                <w:bCs w:val="false"/>
                <w:i w:val="false"/>
                <w:iCs w:val="false"/>
                <w:color w:val="000000"/>
                <w:sz w:val="18"/>
                <w:szCs w:val="18"/>
              </w:rPr>
              <w:t xml:space="preserve"> Say: 'A farmer in Kitale has built two grain stores — both are the same height and the base of each store fits inside the same 3-metre square footprint. He is puzzled: one store seems to hold much more maize than the other. Before we calculate anything, I want your best scientific prediction.' Circulate silently for 3 minutes — do NOT answer questions about formulae. After the shoulder-partner share, conduct a cold-call poll: call on 4 learners (at least one from each prediction camp — Store A, Store B, same). Ask each: 'What reasoning led you to that prediction?' Apply 10-second wait time before accepting responses. Record tally of predictions on the board (Store A / Store B / Same) and say: 'Let us hold these predictions — our calculations will tell us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to a written prediction before instruction, learners activate prior intuitions about shape and space. The shoulder-partner share surfaces diverse reasoning (e.g., 'a cone tapers so it must hold less' vs. 'they have the same height so it should be the same'), creating productive cognitive conflict that motivates the derivation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stated reason in their exercise book before the poll. Teacher scans books during circulation to check reasoning quality. Key diagnostic: learners who say 'same amount because same height and base' reveal a misconception about how shape affects volume — flag these learners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i81rij8andjtop85xw9l">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_fuwsfmuzw0vpqu5urz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qcjk2megkbugo5npk_d8">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yvslg2lnectxanuli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2A — Hands-on Derivation (Cone vs. Cylinder): In groups of four, learners receive a cylindrical container and a conical container of identical base radius and height (e.g., a tin cylinder and a paper cone made from the template provided, both with r = 5 cm, h = 10 cm). Groups fill the cone with dry sand, then pour it into the cylinder, repeating until the cylinder is full. Learners record: 'How many full cones of sand fill the cylinder?' They record the result (3 cones = 1 cylinder) in a results table. Activity 2B — Formula Derivation Reading: Learners read a structured half-page text (provided as a printed card or displayed on screen) that presents the volume formulae for a prism (V = Base Area × height), pyramid (V = ⅓ × Base Area × height), cylinder (V = πr²h), cone (V = ⅓πr²h), and sphere (V = 4/3 πr³), with a worked example for each using Kenyan contexts (a cylindrical water tank in Kisumu, a conical grain store in Kitale, a spherical gas container in Nairobi). Activity 2C — Worked Calculation Pair Task: Pairs work through two calculations: (1) Volume of Store A (rectangular prism, 3 × 3 × 4 m); (2) Volume of Store B (cone, r = 1.5 m, h = 4 m). They record answers in m³ and convert to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276" w:author="Claude (AI) - proposed" w:date="2026-10-14T07:56:55Z">
              <w:r>
                <w:rPr>
                  <w:rFonts w:ascii="Arial" w:cs="Arial" w:eastAsia="Arial" w:hAnsi="Arial"/>
                  <w:b w:val="false"/>
                  <w:bCs w:val="false"/>
                  <w:i w:val="false"/>
                  <w:iCs w:val="false"/>
                  <w:color w:val="000000"/>
                  <w:sz w:val="18"/>
                  <w:szCs w:val="18"/>
                </w:rPr>
                <w:t xml:space="preserve">Write the word volume with its Kiswahili term ujazo on the board. </w:t>
              </w:r>
            </w:ins>
            <w:r>
              <w:rPr>
                <w:rFonts w:ascii="Arial" w:cs="Arial" w:eastAsia="Arial" w:hAnsi="Arial"/>
                <w:b w:val="false"/>
                <w:bCs w:val="false"/>
                <w:i w:val="false"/>
                <w:iCs w:val="false"/>
                <w:color w:val="000000"/>
                <w:sz w:val="18"/>
                <w:szCs w:val="18"/>
              </w:rPr>
              <w:t xml:space="preserve">For Activity 2A: Distribute materials and say: 'Your task is not to guess — measure. Fill the cone, pour it into the cylinder, count how many times. Record the number accurately.' Monitor all groups; after 5 minutes, ask: 'Groups, what number did you get?' Cold-call 3 groups. Write results on the board. Say: 'What mathematical relationship does this suggest between the volume of a cone and the volume of a cylinder with the same base and height?' Wait 12 seconds. Cold-call 2 learners. Confirm: 'Yes — the cone holds exactly one-third of the cylinder. This is not a coincidence — it is a geometric truth we can prove with calculus later in your schooling, but today we will use it as our working rule.' For Activity 2B: Say: 'Read the formula card carefully. As you read, underline the ⅓ factor wherever it appears and ask yourself: which solids share this factor and why?' For Activity 2C: Circulate during pair work. When a pair finishes, ask: 'How did you convert your answer from m³ to litres?' (Target answer: multiply by 1 000.) If a pair struggles with the cone formula, prompt: 'What is the base shape of the cone? What is its area? Now multiply by height and then by…?'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 learners first handle physical objects (cone and cylinder with sand) to observe the ⅓ relationship concretely, then read its symbolic representation in the formula card, and finally apply it abstractly in calculation. This three-step sequence builds durable conceptual understanding rather than rote formula memorisation, directly aligned with NGSS Science and Engineering Practice 3 (Planning and Carrying Out Investigations) and Practice 5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correctly records '3 cones = 1 cylinder' (or equivalent) in their results table — groups recording other values need immediate re-measurement support. (2) In pair calculations, Store A volume = 36 m³ = 36 000 litres; Store B volume = ⅓ × π × 1.5² × 4 ≈ 9.42 m³ ≈ 9 420 litres. Teacher checks at least 6 pairs' working during circulation. Flag any pair that omits the ⅓ factor or forgets to square the radius.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yeu6yhr1_3reyquqbxs0">
              <w:r>
                <w:rPr>
                  <w:rFonts w:ascii="Arial" w:cs="Arial" w:eastAsia="Arial" w:hAnsi="Arial"/>
                  <w:color w:val="2E75B6"/>
                  <w:sz w:val="16"/>
                  <w:szCs w:val="16"/>
                  <w:u w:val="single" w:color="2E75B6"/>
                </w:rPr>
                <w:t xml:space="preserve">Volume of triangular prism &amp; cube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1fumb5jm8k8eaiuagx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zjg-xetss6xyvzfk0hhn">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sdeni7sbdggkdmjbl_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Phase 1 predictions and self-assess in writing: 'Was your prediction correct? What does the calculation tell you about how shape affects volume?' (2 minutes individual writing.) Groups of four then tackle the Explain Challenge — a three-part problem printed on a task card: Part 1: A farmer in Kitale claims his rectangular grain store (3 m × 3 m × 4 m) holds nearly 4 times more maize than his neighbour's conical store (r = 1.5 m, h = 4 m). Use your calculations from Phase 2 to verify or refute this claim and express the ratio of their volumes. Part 2: A spherical metal gas container in a Nairobi industrial park has a radius of 2 m. Calculate its volume in m³. Part 3 (Extension — connects back to anchoring phenomenon): The Kisumu tank manufacturer </w:t>
            </w:r>
            <w:del w:id="9277" w:author="Claude (AI) - proposed" w:date="2026-10-14T07:56:55Z">
              <w:r>
                <w:rPr>
                  <w:rFonts w:ascii="Arial" w:cs="Arial" w:eastAsia="Arial" w:hAnsi="Arial"/>
                  <w:b w:val="false"/>
                  <w:bCs w:val="false"/>
                  <w:i w:val="false"/>
                  <w:iCs w:val="false"/>
                  <w:color w:val="000000"/>
                  <w:sz w:val="18"/>
                  <w:szCs w:val="18"/>
                </w:rPr>
                <w:delText xml:space="preserve">claims both tanks hold exactly</w:delText>
              </w:r>
            </w:del>
            <w:ins w:id="9278" w:author="Claude (AI) - proposed" w:date="2026-10-14T07:56:55Z">
              <w:r>
                <w:rPr>
                  <w:rFonts w:ascii="Arial" w:cs="Arial" w:eastAsia="Arial" w:hAnsi="Arial"/>
                  <w:b w:val="false"/>
                  <w:bCs w:val="false"/>
                  <w:i w:val="false"/>
                  <w:iCs w:val="false"/>
                  <w:color w:val="000000"/>
                  <w:sz w:val="18"/>
                  <w:szCs w:val="18"/>
                </w:rPr>
                <w:t xml:space="preserve">advertises both tanks as holding</w:t>
              </w:r>
            </w:ins>
            <w:r>
              <w:rPr>
                <w:rFonts w:ascii="Arial" w:cs="Arial" w:eastAsia="Arial" w:hAnsi="Arial"/>
                <w:b w:val="false"/>
                <w:bCs w:val="false"/>
                <w:i w:val="false"/>
                <w:iCs w:val="false"/>
                <w:color w:val="000000"/>
                <w:sz w:val="18"/>
                <w:szCs w:val="18"/>
              </w:rPr>
              <w:t xml:space="preserve"> 5 000 litres. The cylindrical-hemispherical tank has a cylinder of radius 0.7 m and height 2.8 m, topped with a hemisphere of radius 0.7 m. Calculate the total volume of this composite tank in litres and assess whether the manufacturer's claim is accurate. Groups record full working and a written conclusion sentence. A spokesperson from each group shares one part of the solution in a class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Phase 3 by returning to the prediction tally on the board: 'Let us see what our evidence says.' Cold-call one learner from each prediction group to read their self-assessment. Affirm accurate reasoning and gently correct misconceptions: 'Store B is a cone — it tapers to a point, so even though it has the same base and height, it only fills one-third of the space a cylinder would fill. That is why shape matters so much.' Distribute the Explain Challenge task cards. For Part 3, scaffold with: 'What two shapes make up the composite tank? Write the formula for each, then add them.' During the gallery walk, pose probing questions to each group: 'What does your answer in litres tell you about the manufacturer's claim?' 'If your answer is not exactly 5 000 litres, what might explain the difference?' Apply 12-second wait time consistently. After the gallery walk, deliver a 5-minute direct teaching summary on the board, writing all four formulae clearly with their Kenyan context examples, and explicitly stating: 'Volume tells us capacity — how much a solid can hold. Surface area tells us material — how much it costs to build. These two properties are independent of each other </w:t>
            </w:r>
            <w:del w:id="9279" w:author="Claude (AI) - proposed" w:date="2026-10-14T07:56:55Z">
              <w:r>
                <w:rPr>
                  <w:rFonts w:ascii="Arial" w:cs="Arial" w:eastAsia="Arial" w:hAnsi="Arial"/>
                  <w:b w:val="false"/>
                  <w:bCs w:val="false"/>
                  <w:i w:val="false"/>
                  <w:iCs w:val="false"/>
                  <w:color w:val="000000"/>
                  <w:sz w:val="18"/>
                  <w:szCs w:val="18"/>
                </w:rPr>
                <w:delText xml:space="preserve">— that</w:delText>
              </w:r>
            </w:del>
            <w:ins w:id="9280" w:author="Claude (AI) - proposed" w:date="2026-10-14T07:56:55Z">
              <w:r>
                <w:rPr>
                  <w:rFonts w:ascii="Arial" w:cs="Arial" w:eastAsia="Arial" w:hAnsi="Arial"/>
                  <w:b w:val="false"/>
                  <w:bCs w:val="false"/>
                  <w:i w:val="false"/>
                  <w:iCs w:val="false"/>
                  <w:color w:val="000000"/>
                  <w:sz w:val="18"/>
                  <w:szCs w:val="18"/>
                </w:rPr>
                <w:t xml:space="preserve">across different shapes: knowing one does not tell you the other unless you know the shape. That</w:t>
              </w:r>
            </w:ins>
            <w:r>
              <w:rPr>
                <w:rFonts w:ascii="Arial" w:cs="Arial" w:eastAsia="Arial" w:hAnsi="Arial"/>
                <w:b w:val="false"/>
                <w:bCs w:val="false"/>
                <w:i w:val="false"/>
                <w:iCs w:val="false"/>
                <w:color w:val="000000"/>
                <w:sz w:val="18"/>
                <w:szCs w:val="18"/>
              </w:rPr>
              <w:t xml:space="preserve"> is the central mathematical truth of this entire unit.'</w:t>
            </w:r>
            <w:ins w:id="9281" w:author="Claude (AI) - proposed" w:date="2026-10-14T07:56:55Z">
              <w:r>
                <w:rPr>
                  <w:rFonts w:ascii="Arial" w:cs="Arial" w:eastAsia="Arial" w:hAnsi="Arial"/>
                  <w:b w:val="false"/>
                  <w:bCs w:val="false"/>
                  <w:i w:val="false"/>
                  <w:iCs w:val="false"/>
                  <w:color w:val="000000"/>
                  <w:sz w:val="18"/>
                  <w:szCs w:val="18"/>
                </w:rPr>
                <w:t xml:space="preserve"> Teacher note: for one single shape both depend on the same lengths (doubling every length makes the surface area 4 times and the volume 8 times as large), so 'independent' means that different shapes can hold the same volume with different surface areas.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write a conclusion sentence for each task part following the structure: Claim (</w:t>
            </w:r>
            <w:del w:id="9282" w:author="Claude (AI) - proposed" w:date="2026-10-14T07:56:55Z">
              <w:r>
                <w:rPr>
                  <w:rFonts w:ascii="Arial" w:cs="Arial" w:eastAsia="Arial" w:hAnsi="Arial"/>
                  <w:b w:val="false"/>
                  <w:bCs w:val="false"/>
                  <w:i w:val="false"/>
                  <w:iCs w:val="false"/>
                  <w:color w:val="000000"/>
                  <w:sz w:val="18"/>
                  <w:szCs w:val="18"/>
                </w:rPr>
                <w:delText xml:space="preserve">what the answer shows</w:delText>
              </w:r>
            </w:del>
            <w:ins w:id="9283" w:author="Claude (AI) - proposed" w:date="2026-10-14T07:56:55Z">
              <w:r>
                <w:rPr>
                  <w:rFonts w:ascii="Arial" w:cs="Arial" w:eastAsia="Arial" w:hAnsi="Arial"/>
                  <w:b w:val="false"/>
                  <w:bCs w:val="false"/>
                  <w:i w:val="false"/>
                  <w:iCs w:val="false"/>
                  <w:color w:val="000000"/>
                  <w:sz w:val="18"/>
                  <w:szCs w:val="18"/>
                </w:rPr>
                <w:t xml:space="preserve">the answer to the question</w:t>
              </w:r>
            </w:ins>
            <w:r>
              <w:rPr>
                <w:rFonts w:ascii="Arial" w:cs="Arial" w:eastAsia="Arial" w:hAnsi="Arial"/>
                <w:b w:val="false"/>
                <w:bCs w:val="false"/>
                <w:i w:val="false"/>
                <w:iCs w:val="false"/>
                <w:color w:val="000000"/>
                <w:sz w:val="18"/>
                <w:szCs w:val="18"/>
              </w:rPr>
              <w:t xml:space="preserve">), Evidence (the calculated values), Reasoning (the formula and mathematical </w:t>
            </w:r>
            <w:del w:id="9284" w:author="Claude (AI) - proposed" w:date="2026-10-14T07:56:55Z">
              <w:r>
                <w:rPr>
                  <w:rFonts w:ascii="Arial" w:cs="Arial" w:eastAsia="Arial" w:hAnsi="Arial"/>
                  <w:b w:val="false"/>
                  <w:bCs w:val="false"/>
                  <w:i w:val="false"/>
                  <w:iCs w:val="false"/>
                  <w:color w:val="000000"/>
                  <w:sz w:val="18"/>
                  <w:szCs w:val="18"/>
                </w:rPr>
                <w:delText xml:space="preserve">principle applied</w:delText>
              </w:r>
            </w:del>
            <w:ins w:id="9285" w:author="Claude (AI) - proposed" w:date="2026-10-14T07:56:55Z">
              <w:r>
                <w:rPr>
                  <w:rFonts w:ascii="Arial" w:cs="Arial" w:eastAsia="Arial" w:hAnsi="Arial"/>
                  <w:b w:val="false"/>
                  <w:bCs w:val="false"/>
                  <w:i w:val="false"/>
                  <w:iCs w:val="false"/>
                  <w:color w:val="000000"/>
                  <w:sz w:val="18"/>
                  <w:szCs w:val="18"/>
                </w:rPr>
                <w:t xml:space="preserve">idea that links the evidence to the claim</w:t>
              </w:r>
            </w:ins>
            <w:r>
              <w:rPr>
                <w:rFonts w:ascii="Arial" w:cs="Arial" w:eastAsia="Arial" w:hAnsi="Arial"/>
                <w:b w:val="false"/>
                <w:bCs w:val="false"/>
                <w:i w:val="false"/>
                <w:iCs w:val="false"/>
                <w:color w:val="000000"/>
                <w:sz w:val="18"/>
                <w:szCs w:val="18"/>
              </w:rPr>
              <w:t xml:space="preserve">). This strategy, aligned with NGSS Science and Engineering Practice 6 (Constructing Explanations), trains learners to communicate mathematical meaning rather than just produce numerical answers, building the analytical writing skills required for KCSE examination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Part 1 — learners correctly compute the volume ratio: 36 ÷ 9.42 ≈ 3.82, confirming the farmer's claim is approximately correct. Accept answers between 3.7 and 3.9. (2) Part 2 — V(sphere) = 4/3 × π × 2³ ≈ 33.51 m³. (3) Part 3 — V(cylinder) = π × 0.7² × 2.8 ≈ 4.31 m³; V(hemisphere) = 2/3 × π × 0.7³ ≈ 0.718 m³; Total ≈ 5.03 m³ ≈ 5 030 litres — close to 5 000 litres (</w:t>
            </w:r>
            <w:ins w:id="9286" w:author="Claude (AI) - proposed" w:date="2026-10-14T07:56:55Z">
              <w:r>
                <w:rPr>
                  <w:rFonts w:ascii="Arial" w:cs="Arial" w:eastAsia="Arial" w:hAnsi="Arial"/>
                  <w:b w:val="false"/>
                  <w:bCs w:val="false"/>
                  <w:i w:val="false"/>
                  <w:iCs w:val="false"/>
                  <w:color w:val="000000"/>
                  <w:sz w:val="18"/>
                  <w:szCs w:val="18"/>
                </w:rPr>
                <w:t xml:space="preserve">about 0.6% above, so the </w:t>
              </w:r>
            </w:ins>
            <w:r>
              <w:rPr>
                <w:rFonts w:ascii="Arial" w:cs="Arial" w:eastAsia="Arial" w:hAnsi="Arial"/>
                <w:b w:val="false"/>
                <w:bCs w:val="false"/>
                <w:i w:val="false"/>
                <w:iCs w:val="false"/>
                <w:color w:val="000000"/>
                <w:sz w:val="18"/>
                <w:szCs w:val="18"/>
              </w:rPr>
              <w:t xml:space="preserve">manufacturer's </w:t>
            </w:r>
            <w:del w:id="9287" w:author="Claude (AI) - proposed" w:date="2026-10-14T07:56:55Z">
              <w:r>
                <w:rPr>
                  <w:rFonts w:ascii="Arial" w:cs="Arial" w:eastAsia="Arial" w:hAnsi="Arial"/>
                  <w:b w:val="false"/>
                  <w:bCs w:val="false"/>
                  <w:i w:val="false"/>
                  <w:iCs w:val="false"/>
                  <w:color w:val="000000"/>
                  <w:sz w:val="18"/>
                  <w:szCs w:val="18"/>
                </w:rPr>
                <w:delText xml:space="preserve">claim</w:delText>
              </w:r>
            </w:del>
            <w:ins w:id="9288" w:author="Claude (AI) - proposed" w:date="2026-10-14T07:56:55Z">
              <w:r>
                <w:rPr>
                  <w:rFonts w:ascii="Arial" w:cs="Arial" w:eastAsia="Arial" w:hAnsi="Arial"/>
                  <w:b w:val="false"/>
                  <w:bCs w:val="false"/>
                  <w:i w:val="false"/>
                  <w:iCs w:val="false"/>
                  <w:color w:val="000000"/>
                  <w:sz w:val="18"/>
                  <w:szCs w:val="18"/>
                </w:rPr>
                <w:t xml:space="preserve">advertised capacity</w:t>
              </w:r>
            </w:ins>
            <w:r>
              <w:rPr>
                <w:rFonts w:ascii="Arial" w:cs="Arial" w:eastAsia="Arial" w:hAnsi="Arial"/>
                <w:b w:val="false"/>
                <w:bCs w:val="false"/>
                <w:i w:val="false"/>
                <w:iCs w:val="false"/>
                <w:color w:val="000000"/>
                <w:sz w:val="18"/>
                <w:szCs w:val="18"/>
              </w:rPr>
              <w:t xml:space="preserve"> is approximately valid</w:t>
            </w:r>
            <w:ins w:id="9289" w:author="Claude (AI) - proposed" w:date="2026-10-14T07:56:55Z">
              <w:r>
                <w:rPr>
                  <w:rFonts w:ascii="Arial" w:cs="Arial" w:eastAsia="Arial" w:hAnsi="Arial"/>
                  <w:b w:val="false"/>
                  <w:bCs w:val="false"/>
                  <w:i w:val="false"/>
                  <w:iCs w:val="false"/>
                  <w:color w:val="000000"/>
                  <w:sz w:val="18"/>
                  <w:szCs w:val="18"/>
                </w:rPr>
                <w:t xml:space="preserve">; a nominal capacity within 1% is normal</w:t>
              </w:r>
            </w:ins>
            <w:r>
              <w:rPr>
                <w:rFonts w:ascii="Arial" w:cs="Arial" w:eastAsia="Arial" w:hAnsi="Arial"/>
                <w:b w:val="false"/>
                <w:bCs w:val="false"/>
                <w:i w:val="false"/>
                <w:iCs w:val="false"/>
                <w:color w:val="000000"/>
                <w:sz w:val="18"/>
                <w:szCs w:val="18"/>
              </w:rPr>
              <w:t xml:space="preserve">). Teacher uses these expected answers as a diagnostic rubric during the gallery walk.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va219gqqopemhpbpk79s">
              <w:r>
                <w:rPr>
                  <w:rFonts w:ascii="Arial" w:cs="Arial" w:eastAsia="Arial" w:hAnsi="Arial"/>
                  <w:color w:val="2E75B6"/>
                  <w:sz w:val="16"/>
                  <w:szCs w:val="16"/>
                  <w:u w:val="single" w:color="2E75B6"/>
                </w:rPr>
                <w:t xml:space="preserve">Volume word problem: water tank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rw0fsoud0jtawzxnto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cu7iqjaow6eg4sw7u0k">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m8e6ml1svi4_lkbsve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Each group receives two sticky notes of different colours: a GREEN note ('Evidence we now have') and an ORANGE note ('New questions this raises'). Groups write one entry for each colour based on today's lesson findings and post them on the DQB under the relevant driving question column. Individually, learners also update their personal DQB tracker in their exercise books, completing the sentence stems: 'Today I found evidence that… [connect to volume formulae and Kitale phenomenon]' and 'This changes/confirms my thinking about the Kisumu tanks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now investigated surface area across five lessons and today we have explored volume. The Driving Question asks how shape determines both material needed AND how much a solid can hold. What new evidence can we post today?' Give groups 3 minutes to write their sticky notes. As groups post, read 2–3 aloud and ask the class: 'Does everyone agree this counts as evidence? Does it directly address our driving question?' Cold-call 2 learners to read their personal tracker entries. Highlight for the class: 'Notice that today we confirmed the manufacturer's claim — the cylindrical-hemispherical tank does hold approximately 5 000 litres. In the next lesson, we will investigate the frustum tank to see if that claim also holds, and then we can compare their surface areas to explain why one uses less metal.'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 the structured posting of evidence and new questions makes the cumulative nature of the inquiry visible to all learners. The colour-coded system distinguishes what is known (green) from what remains to be investigated (orange), modelling authentic scientific practice (NGSS Practice 1: Asking Questions) and helping learners track the arc of understanding across all 10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Green sticky notes must contain a specific mathematical finding (e.g., 'The cone holds only ¼ of what the rectangular prism holds for the same base and height'). Orange sticky notes must contain a genuine investigative question connected to the phenomenon (e.g., 'Does the frustum tank also hold 5 000 litres? We need to check!'). Teacher reads all posted notes after class to identify misconceptions for addressing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qgoxu0l9lknm9stv4aky">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tprzjlf3aictadspoy3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zwhkx4cqh_zpy9tydsbg">
              <w:r>
                <w:rPr>
                  <w:rFonts w:ascii="Arial" w:cs="Arial" w:eastAsia="Arial" w:hAnsi="Arial"/>
                  <w:color w:val="2E75B6"/>
                  <w:sz w:val="16"/>
                  <w:szCs w:val="16"/>
                  <w:u w:val="single" w:color="2E75B6"/>
                </w:rPr>
                <w:t xml:space="preserve">Surface Area of Spheres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s0b6cmicam7ri3o_72m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revise and extend their cumulative explanatory model — a labelled diagram or annotated sketch they have been building since Lesson 1. Today's revision task: (1) Add a 'Volume' column or panel to their model alongside the existing 'Surface Area' panel. (2) Annotate at least three solids (cylinder, cone, rectangular prism) with both their surface area formula and their volume formula side by side. (3) Draw an arrow labelled 'Independent properties' between the Surface Area panel and the Volume panel to represent today's central insight. (4) Write one sentence at the bottom of the model: 'A manufacturer in Kisumu can engineer equal volumes into different shapes, but the surface area — and therefore the material cost — will differ depending on the shape chosen.' The class shares models in a 3-minute pair comparison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your growing scientific explanation of how shape, surface area, and volume are related. Today you discovered something powerful: volume and surface area are independent. Your model must show this.' Project a partially completed exemplar model on the board (teacher-prepared) showing the structure but with blank formula spaces, so learners see the format without copying content. Circulate during the 7-minute model revision, prompting: 'Does your model show that the cone and cylinder have the same base and height but different volumes?' and 'Have you connected your model back to the Kisumu phenomenon yet?' After the pair share, cold-call 2 learners to read their closing sentence aloud. Close the lesson by saying: 'In Lesson 7, we will calculate the volume of a frustum — the shape of the second Kisumu tank — and then we will have everything we need to fully explain the factory observation that started our entire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iterative model building across lessons mirrors authentic scientific and engineering practice (NGSS Practice 2: Developing and Using Models). By physically adding the volume panel alongside the surface area panel, learners create a visual representation of the independence of these two properties, making the abstract mathematical relationship cognitively tangible and retrievable.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contains correctly labelled volume formulae for at least three solids. (2) The 'Independent properties' arrow is present and the learner can verbally explain what it means if cold-called. (3) The closing sentence accurately connects the mathematical finding to the Kisumu anchoring phenomenon. Teacher collects 5 randomly selected models at the end of class to assess depth of understanding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ACCURACY: What proportion of learners correctly predicted that Store A (rectangular prism) holds more maize than Store B (cone)? What reasoning patterns did incorrect predictors use — and how will you address these in Lesson 7's opener?</w:t>
            </w:r>
          </w:p>
          <w:p>
            <w:pPr>
              <w:keepNext w:val="false"/>
              <w:spacing w:after="40" w:before="0"/>
              <w:jc w:val="left"/>
            </w:pPr>
            <w:r>
              <w:rPr>
                <w:rFonts w:ascii="Arial" w:cs="Arial" w:eastAsia="Arial" w:hAnsi="Arial"/>
                <w:b w:val="false"/>
                <w:bCs w:val="false"/>
                <w:i w:val="false"/>
                <w:iCs w:val="false"/>
                <w:color w:val="000000"/>
                <w:sz w:val="18"/>
                <w:szCs w:val="18"/>
              </w:rPr>
              <w:t xml:space="preserve">2. HANDS-ON DERIVATION: Did all groups successfully observe the 3:1 cylinder-to-cone relationship in Activity 2A? If groups got results like 2.5 or 3.5, what measurement errors occurred — and would a digital simulation be a more reliable alternative for your classroom context?</w:t>
            </w:r>
          </w:p>
          <w:p>
            <w:pPr>
              <w:keepNext w:val="false"/>
              <w:spacing w:after="40" w:before="0"/>
              <w:jc w:val="left"/>
            </w:pPr>
            <w:r>
              <w:rPr>
                <w:rFonts w:ascii="Arial" w:cs="Arial" w:eastAsia="Arial" w:hAnsi="Arial"/>
                <w:b w:val="false"/>
                <w:bCs w:val="false"/>
                <w:i w:val="false"/>
                <w:iCs w:val="false"/>
                <w:color w:val="000000"/>
                <w:sz w:val="18"/>
                <w:szCs w:val="18"/>
              </w:rPr>
              <w:t xml:space="preserve">3. COMPOSITE VOLUME (PART 3): How many groups successfully calculated the composite cylinder-hemisphere volume and connected it to the manufacturer's 5 000-litre claim? Groups that could not attempt Part 3 may need additional scaffolding on composite solids before Lesson </w:t>
            </w:r>
            <w:del w:id="9290" w:author="Claude (AI) - proposed" w:date="2026-10-14T07:56:55Z">
              <w:r>
                <w:rPr>
                  <w:rFonts w:ascii="Arial" w:cs="Arial" w:eastAsia="Arial" w:hAnsi="Arial"/>
                  <w:b w:val="false"/>
                  <w:bCs w:val="false"/>
                  <w:i w:val="false"/>
                  <w:iCs w:val="false"/>
                  <w:color w:val="000000"/>
                  <w:sz w:val="18"/>
                  <w:szCs w:val="18"/>
                </w:rPr>
                <w:delText xml:space="preserve">8 (which addresses the frustum</w:delText>
              </w:r>
            </w:del>
            <w:ins w:id="9291" w:author="Claude (AI) - proposed" w:date="2026-10-14T07:56:55Z">
              <w:r>
                <w:rPr>
                  <w:rFonts w:ascii="Arial" w:cs="Arial" w:eastAsia="Arial" w:hAnsi="Arial"/>
                  <w:b w:val="false"/>
                  <w:bCs w:val="false"/>
                  <w:i w:val="false"/>
                  <w:iCs w:val="false"/>
                  <w:color w:val="000000"/>
                  <w:sz w:val="18"/>
                  <w:szCs w:val="18"/>
                </w:rPr>
                <w:t xml:space="preserve">9 (which returns to composite solids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Review the sticky notes posted on the Driving Question Board. Do the green notes contain specific mathematical evidence, or are they vague ('we learned about volume')? Plan targeted prompting for Lesson 7 to raise the precision of DQB contributions.</w:t>
            </w:r>
          </w:p>
          <w:p>
            <w:pPr>
              <w:keepNext w:val="false"/>
              <w:spacing w:after="40" w:before="0"/>
              <w:jc w:val="left"/>
            </w:pPr>
            <w:r>
              <w:rPr>
                <w:rFonts w:ascii="Arial" w:cs="Arial" w:eastAsia="Arial" w:hAnsi="Arial"/>
                <w:b w:val="false"/>
                <w:bCs w:val="false"/>
                <w:i w:val="false"/>
                <w:iCs w:val="false"/>
                <w:color w:val="000000"/>
                <w:sz w:val="18"/>
                <w:szCs w:val="18"/>
              </w:rPr>
              <w:t xml:space="preserve">5. MODEL PROGRESS: From the 5 models collected, did learners correctly represent the independence of surface area and volume? If most models show the two properties as connected (e.g., 'bigger surface area = bigger volume'), this is a critical misconception to address explicitly at the start of Lesson 7 using a counterexample — such as comparing a flat sheet (large surface area, small volume) with a sphere (compact shape, efficient volume).</w:t>
            </w:r>
          </w:p>
          <w:p>
            <w:pPr>
              <w:keepNext w:val="false"/>
              <w:spacing w:after="40" w:before="0"/>
              <w:jc w:val="left"/>
            </w:pPr>
            <w:r>
              <w:rPr>
                <w:rFonts w:ascii="Arial" w:cs="Arial" w:eastAsia="Arial" w:hAnsi="Arial"/>
                <w:b w:val="false"/>
                <w:bCs w:val="false"/>
                <w:i w:val="false"/>
                <w:iCs w:val="false"/>
                <w:color w:val="000000"/>
                <w:sz w:val="18"/>
                <w:szCs w:val="18"/>
              </w:rPr>
              <w:t xml:space="preserve">6. PACING: The lesson has a high activity density (sand activity + reading + three-part calculation + DQB + model). If pacing was tight, consider assigning Part </w:t>
            </w:r>
            <w:del w:id="9292" w:author="Claude (AI) - proposed" w:date="2026-10-14T07:56:55Z">
              <w:r>
                <w:rPr>
                  <w:rFonts w:ascii="Arial" w:cs="Arial" w:eastAsia="Arial" w:hAnsi="Arial"/>
                  <w:b w:val="false"/>
                  <w:bCs w:val="false"/>
                  <w:i w:val="false"/>
                  <w:iCs w:val="false"/>
                  <w:color w:val="000000"/>
                  <w:sz w:val="18"/>
                  <w:szCs w:val="18"/>
                </w:rPr>
                <w:delText xml:space="preserve">3</w:delText>
              </w:r>
            </w:del>
            <w:ins w:id="9293" w:author="Claude (AI) - proposed" w:date="2026-10-14T07:56:55Z">
              <w:r>
                <w:rPr>
                  <w:rFonts w:ascii="Arial" w:cs="Arial" w:eastAsia="Arial" w:hAnsi="Arial"/>
                  <w:b w:val="false"/>
                  <w:bCs w:val="false"/>
                  <w:i w:val="false"/>
                  <w:iCs w:val="false"/>
                  <w:color w:val="000000"/>
                  <w:sz w:val="18"/>
                  <w:szCs w:val="18"/>
                </w:rPr>
                <w:t xml:space="preserve">2 (the sphere)</w:t>
              </w:r>
            </w:ins>
            <w:r>
              <w:rPr>
                <w:rFonts w:ascii="Arial" w:cs="Arial" w:eastAsia="Arial" w:hAnsi="Arial"/>
                <w:b w:val="false"/>
                <w:bCs w:val="false"/>
                <w:i w:val="false"/>
                <w:iCs w:val="false"/>
                <w:color w:val="000000"/>
                <w:sz w:val="18"/>
                <w:szCs w:val="18"/>
              </w:rPr>
              <w:t xml:space="preserve"> of the Explain Challenge as a homework task reviewed at the start of Lesson 7, freeing time for deeper model-building in class.</w:t>
            </w:r>
            <w:ins w:id="9294" w:author="Claude (AI) - proposed" w:date="2026-10-14T07:56:55Z">
              <w:r>
                <w:rPr>
                  <w:rFonts w:ascii="Arial" w:cs="Arial" w:eastAsia="Arial" w:hAnsi="Arial"/>
                  <w:b w:val="false"/>
                  <w:bCs w:val="false"/>
                  <w:i w:val="false"/>
                  <w:iCs w:val="false"/>
                  <w:color w:val="000000"/>
                  <w:sz w:val="18"/>
                  <w:szCs w:val="18"/>
                </w:rPr>
                <w:t xml:space="preserve"> Keep Part 3 in class because it links to the Kisumu tank.</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zk7xff9ygjidvw5msnh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tr9cxww5peukp_c2c4r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Volume of Frustums of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cone in real-world contexts, specifically to verify the storage capacity of the frustum-shaped water tank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volume of a frustum is derived by subtracting the volume of the smaller removed cone from the volume of the original larger cone, expressed as V = (1/3)πh(R² + Rr + r²), where R and r are the radii of the larger and smaller circular faces respectively and h is the perpendicular height of the frustum.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derive the frustum volume formula from the difference of two cones; (b) identify the dimensions R, r, and h from a given frustum; (c) calculate the volume of a frustum using the derived formula; (d) convert between cubic centimetres/metres and litres to verify real-world capacity claims.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how mathematical derivation provides tools that engineers and manufacturers in Kenya use to make evidence-based design decisions that balance cost and functionality.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and 5 learners calculated the surface area of the frustum tank and confirmed it uses less metal than the composite cylinder-hemisphere tank. A key question remained unanswered on the DQB: Does the frustum tank truly hold 5,000 litres? Lesson 7 equips learners with the volume formula for a frustum so they can compute the internal volume of the Kisumu factory's frustum tank, verify the manufacturer's 5,000-litre claim, and move one step closer to fully resolving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handle physical cone/frustum cut models, ensure edges are not sharp. Devices used to stream or view the YouTube video should be handled responsibly and returned to the charging station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DQB and recalling that the frustum tank's surface area is smaller than the composite tank's — but they have not yet verified the volume claim. Through a short prediction task, learners estimate how the volume of a frustum relates to the two cones involved. They then watch a curated YouTube video demonstrating the derivation of the frustum volume formula from the subtraction of cone volumes. Using structured notes, learners work through the algebraic derivation in pairs. They apply the formula to the Kisumu factory's frustum tank dimensions to confirm whether it holds 5,000 litres (≈ 5 m³), recording findings as evidence. The lesson closes with a DQB update and a cumulative model revision that now includes both surface area and volume comparisons for the frustum tank.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vapmkuuzt-o7t5yn9h53">
              <w:r>
                <w:rPr>
                  <w:rFonts w:ascii="Arial" w:cs="Arial" w:eastAsia="Arial" w:hAnsi="Arial"/>
                  <w:color w:val="2E75B6"/>
                  <w:sz w:val="16"/>
                  <w:szCs w:val="16"/>
                  <w:u w:val="single" w:color="2E75B6"/>
                </w:rPr>
                <w:t xml:space="preserve">Determining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xdfkkokh3q2znvzjav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04sasd17-snotkknusir">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pzrjgxzcdvlpt1_ocq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study a labelled cross-section diagram of a frustum showing the original large cone (height H, radius R) and the small removed cone (height h_s, radius r). They respond in their exercise books to the prompt: 'The Kisumu factory's frustum tank is made by cutting the top off a large cone. Without calculating, predict: is the volume of the frustum closer to the volume of the big cone, exactly half of it, or something else? Write a sentence justifying your prediction using what you already know about cone volumes.' After 3 minutes of silent individual thinking, learners share predictions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cross-section diagram on the board or screen. Say verbatim: 'Before we derive any formula today, I want your brain to commit to a prediction — this is how real engineers in Kisumu think before they calculate.' Circulate and read 3–4 exercise books silently. After partner sharing, cold-call 3 learners using a random name selector or row-by-row system. Ask each: 'What did you predict and why?' Allow 10 seconds of WAIT TIME after each response before commenting. Do NOT confirm or deny predictions — say: 'Hold that thought. The video we are about to watch will either confirm or challenge you.'</w:t>
            </w:r>
            <w:ins w:id="9295" w:author="Claude (AI) - proposed" w:date="2026-10-14T07:56:55Z">
              <w:r>
                <w:rPr>
                  <w:rFonts w:ascii="Arial" w:cs="Arial" w:eastAsia="Arial" w:hAnsi="Arial"/>
                  <w:b w:val="false"/>
                  <w:bCs w:val="false"/>
                  <w:i w:val="false"/>
                  <w:iCs w:val="false"/>
                  <w:color w:val="000000"/>
                  <w:sz w:val="18"/>
                  <w:szCs w:val="18"/>
                </w:rPr>
                <w:t xml:space="preserve"> (Teacher note: for the Kisumu tank, R = 1.0 m and r = 0.8 m, the frustum is 1 − 0.8³ ≈ 49% of the big cone, just under half. Accept 'about half'.)</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by committing a written prediction before instruction, learners activate prior knowledge of cone volume (V = ⅓πr²h) and create a cognitive anchor. When the derivation later confirms or refines their prediction, the contrast drives deeper encoding of the frustum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justification referencing cone volume within the first 3 minutes. Teacher scans for misconceptions — e.g., learners who think the frustum volume equals the full cone volume (forgetting subtraction) or who cannot recall the cone volume formula. Note these learners for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izcqw488vwkiyn5r3hi3">
              <w:r>
                <w:rPr>
                  <w:rFonts w:ascii="Arial" w:cs="Arial" w:eastAsia="Arial" w:hAnsi="Arial"/>
                  <w:color w:val="2E75B6"/>
                  <w:sz w:val="16"/>
                  <w:szCs w:val="16"/>
                  <w:u w:val="single" w:color="2E75B6"/>
                </w:rPr>
                <w:t xml:space="preserve">Solving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_vohjzkysz71t9jeqx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zqm85tcavr4eqszwehd">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jbxds80947qtuq1qnh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teacher-selected YouTube video (approximately 8–10 minutes) demonstrating the derivation of the frustum volume formula. Before the video begins, each learner receives a structured note-taking frame with three columns: 'What I see/hear', 'Mathematical step', 'Question I have'. Learners pause the video at two teacher-designated timestamps — (1) after the setup of the two cones and (2) after the algebraic simplification — to discuss with their partner what they wrote. After the video, learners individually complete a 'Video Summary Strip': they write the frustum volume formula in their own words and label a blank frustum diagram with H, h_s, R, r, and h (perpendicular height of the frustum).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verbatim: 'You are watching this video the way the Grade 10 students in Kisumu would watch a training video at the factory — with a purpose. Your job is to track every mathematical move the presenter makes.' Pause the video at the two designated timestamps. At Pause 1 ask: 'What are the two cones the presenter identified? Write their dimensions.' At Pause 2 ask: 'What operation connects the two cone volumes? Why subtraction?' Cold-call 2 learners at each pause — allow 10 seconds of WAIT TIME. After the video, circulate and check that every learner's diagram is correctly labelled before moving 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Designated Pauses — the three-column frame prevents passive watching by requiring simultaneous processing. The two pauses create retrieval checkpoints that consolidate partial understanding before the derivation continues, mimicking the 'chunking' technique used in engineering training programmes.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Video Summary Strip shows the correct formula V_frustum = (1/3)πh(R² + Rr + r²) and a correctly labelled frustum diagram. Teacher checks 6–8 strips during the partner discussion pauses. Red flag: learners who write V = (1/3)πR²H − (1/3)πr²h_s but cannot simplify further — these learners need the algebraic bridge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liet3lwkvgw0kl9sy6vb">
              <w:r>
                <w:rPr>
                  <w:rFonts w:ascii="Arial" w:cs="Arial" w:eastAsia="Arial" w:hAnsi="Arial"/>
                  <w:color w:val="2E75B6"/>
                  <w:sz w:val="16"/>
                  <w:szCs w:val="16"/>
                  <w:u w:val="single" w:color="2E75B6"/>
                </w:rPr>
                <w:t xml:space="preserve">Inscribed Similar Triangles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d43awfq-7jkopfohdf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nrzy2da3eoqgx7luv1n0">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0x5_ie5d8fdkqo3_dx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a three-part structured worksheet. PART A — Derivation Reconstruction: Given the expressions V_big = (1/3)πR²H and V_small = (1/3)πr²h_s, and the similar-triangles relationship H/R = h_s/r (therefore h_s = Hr/R), learners substitute and simplify to derive V_frustum = (1/3)πh(R² + Rr + r²), where h = H − h_s. Teacher guides the class through the algebraic steps on the board, pausing for pairs to complete each line before revealing the next. PART B — Worked Example (Kisumu Factory Tank): The frustum tank </w:t>
            </w:r>
            <w:del w:id="9296" w:author="Claude (AI) - proposed" w:date="2026-10-14T07:56:55Z">
              <w:r>
                <w:rPr>
                  <w:rFonts w:ascii="Arial" w:cs="Arial" w:eastAsia="Arial" w:hAnsi="Arial"/>
                  <w:b w:val="false"/>
                  <w:bCs w:val="false"/>
                  <w:i w:val="false"/>
                  <w:iCs w:val="false"/>
                  <w:color w:val="000000"/>
                  <w:sz w:val="18"/>
                  <w:szCs w:val="18"/>
                </w:rPr>
                <w:delText xml:space="preserve">has dimensions: R = 0.9</w:delText>
              </w:r>
            </w:del>
            <w:ins w:id="9297" w:author="Claude (AI) - proposed" w:date="2026-10-14T07:56:55Z">
              <w:r>
                <w:rPr>
                  <w:rFonts w:ascii="Arial" w:cs="Arial" w:eastAsia="Arial" w:hAnsi="Arial"/>
                  <w:b w:val="false"/>
                  <w:bCs w:val="false"/>
                  <w:i w:val="false"/>
                  <w:iCs w:val="false"/>
                  <w:color w:val="000000"/>
                  <w:sz w:val="18"/>
                  <w:szCs w:val="18"/>
                </w:rPr>
                <w:t xml:space="preserve">(the one from Lesson 3) has R = 1.0</w:t>
              </w:r>
            </w:ins>
            <w:r>
              <w:rPr>
                <w:rFonts w:ascii="Arial" w:cs="Arial" w:eastAsia="Arial" w:hAnsi="Arial"/>
                <w:b w:val="false"/>
                <w:bCs w:val="false"/>
                <w:i w:val="false"/>
                <w:iCs w:val="false"/>
                <w:color w:val="000000"/>
                <w:sz w:val="18"/>
                <w:szCs w:val="18"/>
              </w:rPr>
              <w:t xml:space="preserve"> m, r = 0.</w:t>
            </w:r>
            <w:del w:id="9298" w:author="Claude (AI) - proposed" w:date="2026-10-14T07:56:55Z">
              <w:r>
                <w:rPr>
                  <w:rFonts w:ascii="Arial" w:cs="Arial" w:eastAsia="Arial" w:hAnsi="Arial"/>
                  <w:b w:val="false"/>
                  <w:bCs w:val="false"/>
                  <w:i w:val="false"/>
                  <w:iCs w:val="false"/>
                  <w:color w:val="000000"/>
                  <w:sz w:val="18"/>
                  <w:szCs w:val="18"/>
                </w:rPr>
                <w:delText xml:space="preserve">5 m, h = 2.1</w:delText>
              </w:r>
            </w:del>
            <w:ins w:id="9299" w:author="Claude (AI) - proposed" w:date="2026-10-14T07:56:55Z">
              <w:r>
                <w:rPr>
                  <w:rFonts w:ascii="Arial" w:cs="Arial" w:eastAsia="Arial" w:hAnsi="Arial"/>
                  <w:b w:val="false"/>
                  <w:bCs w:val="false"/>
                  <w:i w:val="false"/>
                  <w:iCs w:val="false"/>
                  <w:color w:val="000000"/>
                  <w:sz w:val="18"/>
                  <w:szCs w:val="18"/>
                </w:rPr>
                <w:t xml:space="preserve">8 m and h = 1.95</w:t>
              </w:r>
            </w:ins>
            <w:r>
              <w:rPr>
                <w:rFonts w:ascii="Arial" w:cs="Arial" w:eastAsia="Arial" w:hAnsi="Arial"/>
                <w:b w:val="false"/>
                <w:bCs w:val="false"/>
                <w:i w:val="false"/>
                <w:iCs w:val="false"/>
                <w:color w:val="000000"/>
                <w:sz w:val="18"/>
                <w:szCs w:val="18"/>
              </w:rPr>
              <w:t xml:space="preserve"> m. Learners calculate its volume and convert to litres (1 m³ = 1,000 L) to verify whether it holds 5,000 L. PART C — Extension: A posho mill owner in Kericho stores maize flour in a frustum-shaped silo with R = 1.2 m, r = 0.7 m, h = 3.0 m. Calculate the volume in m³ and the mass of flour it can hold if the density of maize flour is approximately 600 kg/m³.</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write each algebraic step on the board one line at a time. Say: 'Before I write the next line, complete it in your book. You have 45 seconds.' Use WAIT TIME of 45 seconds consistently. Cold-call one pair per step to read their line aloud — rotate through the room systematically. If a pair gives an incorrect step, say: 'Interesting — can you tell me where you started from?' rather than correcting immediately. For Part B, after pairs calculate, ask: 'Hands up if your answer is between 4,900 L and 5,100 L.' Count hands aloud and record on the board. Then cold-call one pair with the correct answer to narrate their full working. </w:t>
            </w:r>
            <w:ins w:id="9300" w:author="Claude (AI) - proposed" w:date="2026-10-14T07:56:55Z">
              <w:r>
                <w:rPr>
                  <w:rFonts w:ascii="Arial" w:cs="Arial" w:eastAsia="Arial" w:hAnsi="Arial"/>
                  <w:b w:val="false"/>
                  <w:bCs w:val="false"/>
                  <w:i w:val="false"/>
                  <w:iCs w:val="false"/>
                  <w:color w:val="000000"/>
                  <w:sz w:val="18"/>
                  <w:szCs w:val="18"/>
                </w:rPr>
                <w:t xml:space="preserve">Cross-check for pairs who finish early: the full cone has height H = h × R ÷ (R − r) = 1.95 × 1.0 ÷ 0.2 = 9.75 m and the removed cone has height 7.8 m, so V = ⅓π(1.0)²(9.75) − ⅓π(0.8)²(7.8) ≈ 10.21 − 5.23 = 4.98 m³, the same answer. Sanity checks for the formula: if r = R the frustum is a cylinder and ⅓πh(3R²) = πR²h; if r = 0 it is a cone. If a pair writes V = ⅓πh(R² − r²) or ⅓πh(R + r)², ask them to test their formula with r = R or r = 0. </w:t>
              </w:r>
            </w:ins>
            <w:r>
              <w:rPr>
                <w:rFonts w:ascii="Arial" w:cs="Arial" w:eastAsia="Arial" w:hAnsi="Arial"/>
                <w:b w:val="false"/>
                <w:bCs w:val="false"/>
                <w:i w:val="false"/>
                <w:iCs w:val="false"/>
                <w:color w:val="000000"/>
                <w:sz w:val="18"/>
                <w:szCs w:val="18"/>
              </w:rPr>
              <w:t xml:space="preserve">For Part C, circulate to the 3–4 pairs identified during the Observe phase and provide a scaffolded hint card showing the density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 Reconstruction with Algebraic Chaining — rather than presenting the formula as a given, learners rebuild it step-by-step using the subtraction of cones and similar-triangles reasoning. This strategy connects the frustum formula back to prior knowledge (cone volume, similarity) and prevents rote memorisation. The Kisumu factory context keeps every algebraic step tethered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rPr>
                <w:ins w:id="9302" w:author="Claude (AI) - proposed" w:date="2026-10-14T07:56:55Z"/>
              </w:rPr>
            </w:pPr>
            <w:ins w:id="9301" w:author="Claude (AI) - proposed" w:date="2026-10-14T07:56:55Z">
              <w:r>
                <w:rPr>
                  <w:rFonts w:ascii="Arial" w:cs="Arial" w:eastAsia="Arial" w:hAnsi="Arial"/>
                  <w:b w:val="false"/>
                  <w:bCs w:val="false"/>
                  <w:i w:val="false"/>
                  <w:iCs w:val="false"/>
                  <w:color w:val="000000"/>
                  <w:sz w:val="18"/>
                  <w:szCs w:val="18"/>
                </w:rPr>
                <w:t xml:space="preserve">Observable indicator for Part B: Learner correctly calculates V = (1/3) × π × 1.95 × (1.0² + 1.0 × 0.8 + 0.8²) = (1/3) × π × 1.95 × 2.44 ≈ 4.98 m³ ≈ 4,980 litres, within 0.4% of the advertised 5,000 litres, so the claim holds (a nominal capacity). Accept 4,950 to 5,020 litres. Note that using the slant height l = 1.96 m by mistake gives 5.01 m³, almost the same, so check that the formula is applied with the perpendicular height h, not only the final answer. Part C: V = (1/3) × π × 3.0 × (1.44 + 0.84 + 0.49) ≈ 8.70 m³, so the flour mass ≈ 8.70 × 600 ≈ 5,220 kg (about 5.2 tonnes).</w:t>
              </w:r>
            </w:ins>
          </w:p>
          <w:p>
            <w:pPr>
              <w:keepNext w:val="false"/>
              <w:spacing w:after="40" w:before="0"/>
              <w:jc w:val="left"/>
              <w:rPr>
                <w:del w:id="9304" w:author="Claude (AI) - proposed" w:date="2026-10-14T07:56:55Z"/>
              </w:rPr>
            </w:pPr>
            <w:del w:id="9303" w:author="Claude (AI) - proposed" w:date="2026-10-14T07:56:55Z">
              <w:r>
                <w:rPr>
                  <w:rFonts w:ascii="Arial" w:cs="Arial" w:eastAsia="Arial" w:hAnsi="Arial"/>
                  <w:b w:val="false"/>
                  <w:bCs w:val="false"/>
                  <w:i w:val="false"/>
                  <w:iCs w:val="false"/>
                  <w:color w:val="000000"/>
                  <w:sz w:val="18"/>
                  <w:szCs w:val="18"/>
                </w:rPr>
                <w:delText xml:space="preserve">Observable indicator for Part B: Learner correctly calculates V ≈ (1/3) × π × 2.1 × (0.81 + 0.45 + 0.25) = (1/3) × π × 2.1 × 1.51 ≈ 3.328 m³ ≈ 3,328 L — which is less than 5,000 L, prompting a rich discussion about whether the manufacturer's claim is accurate or whether additional dimensions are needed. Teacher notes which pairs reach this conclusion independently as evidence of high-order reasoning.</w:delText>
              </w:r>
            </w:del>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laeuk0cpppk3zedj6euf">
              <w:r>
                <w:rPr>
                  <w:rFonts w:ascii="Arial" w:cs="Arial" w:eastAsia="Arial" w:hAnsi="Arial"/>
                  <w:color w:val="2E75B6"/>
                  <w:sz w:val="16"/>
                  <w:szCs w:val="16"/>
                  <w:u w:val="single" w:color="2E75B6"/>
                </w:rPr>
                <w:t xml:space="preserve">CA Geometry: More on congruent and similar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861cs1qmrnc-bbruifw9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focv5nmi4jnhnab-4cg_">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wnkev9sf7plm7hymnn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one sticky note or card. They write one statement beginning with 'We now know…' about the frustum tank's volume and one question beginning with 'We still wonder…' about the driving question. Pairs post their cards on the class DQB under two columns: 'VOLUME EVIDENCE' and 'REMAINING QUESTIONS'. The class reads the board silently for 60 seconds, then the teacher facilitates a 5-minute whole-class discussion connecting today's volume finding to the surface area evidence from Lessons 3 and 5. Learners update their individual DQB tracking sheets, marking Lesson 7 as complete.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read two or three 'We still wonder' cards aloud. Say verbatim: 'These questions are gold — they tell us exactly what we still need to investigate. Look at the board: we now know both the surface area AND the volume of the frustum tank. What are we still missing to fully answer our driving question?' Allow 10 seconds of WAIT TIME. Cold-call 3 learners. Guide discussion toward: (1) the </w:t>
            </w:r>
            <w:del w:id="9305" w:author="Claude (AI) - proposed" w:date="2026-10-14T07:56:55Z">
              <w:r>
                <w:rPr>
                  <w:rFonts w:ascii="Arial" w:cs="Arial" w:eastAsia="Arial" w:hAnsi="Arial"/>
                  <w:b w:val="false"/>
                  <w:bCs w:val="false"/>
                  <w:i w:val="false"/>
                  <w:iCs w:val="false"/>
                  <w:color w:val="000000"/>
                  <w:sz w:val="18"/>
                  <w:szCs w:val="18"/>
                </w:rPr>
                <w:delText xml:space="preserve">composite cylinder-hemisphere tank's volume has not yet been calculated, and</w:delText>
              </w:r>
            </w:del>
            <w:ins w:id="9306" w:author="Claude (AI) - proposed" w:date="2026-10-14T07:56:55Z">
              <w:r>
                <w:rPr>
                  <w:rFonts w:ascii="Arial" w:cs="Arial" w:eastAsia="Arial" w:hAnsi="Arial"/>
                  <w:b w:val="false"/>
                  <w:bCs w:val="false"/>
                  <w:i w:val="false"/>
                  <w:iCs w:val="false"/>
                  <w:color w:val="000000"/>
                  <w:sz w:val="18"/>
                  <w:szCs w:val="18"/>
                </w:rPr>
                <w:t xml:space="preserve">frustum tank holds about 5,000 litres, and Lesson 6 already showed the composite tank does too (about 5,030 litres), so the advertised capacity holds for both tanks;</w:t>
              </w:r>
            </w:ins>
            <w:r>
              <w:rPr>
                <w:rFonts w:ascii="Arial" w:cs="Arial" w:eastAsia="Arial" w:hAnsi="Arial"/>
                <w:b w:val="false"/>
                <w:bCs w:val="false"/>
                <w:i w:val="false"/>
                <w:iCs w:val="false"/>
                <w:color w:val="000000"/>
                <w:sz w:val="18"/>
                <w:szCs w:val="18"/>
              </w:rPr>
              <w:t xml:space="preserve"> (2) a direct </w:t>
            </w:r>
            <w:del w:id="9307" w:author="Claude (AI) - proposed" w:date="2026-10-14T07:56:55Z">
              <w:r>
                <w:rPr>
                  <w:rFonts w:ascii="Arial" w:cs="Arial" w:eastAsia="Arial" w:hAnsi="Arial"/>
                  <w:b w:val="false"/>
                  <w:bCs w:val="false"/>
                  <w:i w:val="false"/>
                  <w:iCs w:val="false"/>
                  <w:color w:val="000000"/>
                  <w:sz w:val="18"/>
                  <w:szCs w:val="18"/>
                </w:rPr>
                <w:delText xml:space="preserve">numerical</w:delText>
              </w:r>
            </w:del>
            <w:ins w:id="9308" w:author="Claude (AI) - proposed" w:date="2026-10-14T07:56:55Z">
              <w:r>
                <w:rPr>
                  <w:rFonts w:ascii="Arial" w:cs="Arial" w:eastAsia="Arial" w:hAnsi="Arial"/>
                  <w:b w:val="false"/>
                  <w:bCs w:val="false"/>
                  <w:i w:val="false"/>
                  <w:iCs w:val="false"/>
                  <w:color w:val="000000"/>
                  <w:sz w:val="18"/>
                  <w:szCs w:val="18"/>
                </w:rPr>
                <w:t xml:space="preserve">side-by-side</w:t>
              </w:r>
            </w:ins>
            <w:r>
              <w:rPr>
                <w:rFonts w:ascii="Arial" w:cs="Arial" w:eastAsia="Arial" w:hAnsi="Arial"/>
                <w:b w:val="false"/>
                <w:bCs w:val="false"/>
                <w:i w:val="false"/>
                <w:iCs w:val="false"/>
                <w:color w:val="000000"/>
                <w:sz w:val="18"/>
                <w:szCs w:val="18"/>
              </w:rPr>
              <w:t xml:space="preserve"> comparison of both surface areas and both volumes</w:t>
            </w:r>
            <w:ins w:id="9309" w:author="Claude (AI) - proposed" w:date="2026-10-14T07:56:55Z">
              <w:r>
                <w:rPr>
                  <w:rFonts w:ascii="Arial" w:cs="Arial" w:eastAsia="Arial" w:hAnsi="Arial"/>
                  <w:b w:val="false"/>
                  <w:bCs w:val="false"/>
                  <w:i w:val="false"/>
                  <w:iCs w:val="false"/>
                  <w:color w:val="000000"/>
                  <w:sz w:val="18"/>
                  <w:szCs w:val="18"/>
                </w:rPr>
                <w:t xml:space="preserve">, and an explanation of why the surface areas differ,</w:t>
              </w:r>
            </w:ins>
            <w:r>
              <w:rPr>
                <w:rFonts w:ascii="Arial" w:cs="Arial" w:eastAsia="Arial" w:hAnsi="Arial"/>
                <w:b w:val="false"/>
                <w:bCs w:val="false"/>
                <w:i w:val="false"/>
                <w:iCs w:val="false"/>
                <w:color w:val="000000"/>
                <w:sz w:val="18"/>
                <w:szCs w:val="18"/>
              </w:rPr>
              <w:t xml:space="preserve"> is still needed. Say: 'Add those to your tracking sheet as the target for </w:t>
            </w:r>
            <w:del w:id="9310" w:author="Claude (AI) - proposed" w:date="2026-10-14T07:56:55Z">
              <w:r>
                <w:rPr>
                  <w:rFonts w:ascii="Arial" w:cs="Arial" w:eastAsia="Arial" w:hAnsi="Arial"/>
                  <w:b w:val="false"/>
                  <w:bCs w:val="false"/>
                  <w:i w:val="false"/>
                  <w:iCs w:val="false"/>
                  <w:color w:val="000000"/>
                  <w:sz w:val="18"/>
                  <w:szCs w:val="18"/>
                </w:rPr>
                <w:delText xml:space="preserve">Lessons 8 and 9</w:delText>
              </w:r>
            </w:del>
            <w:ins w:id="9311" w:author="Claude (AI) - proposed" w:date="2026-10-14T07:56:55Z">
              <w:r>
                <w:rPr>
                  <w:rFonts w:ascii="Arial" w:cs="Arial" w:eastAsia="Arial" w:hAnsi="Arial"/>
                  <w:b w:val="false"/>
                  <w:bCs w:val="false"/>
                  <w:i w:val="false"/>
                  <w:iCs w:val="false"/>
                  <w:color w:val="000000"/>
                  <w:sz w:val="18"/>
                  <w:szCs w:val="18"/>
                </w:rPr>
                <w:t xml:space="preserve">Lesson 9. In Lesson 8 we first meet one more kind of frustum</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Evidence Mapping — posting findings under 'VOLUME EVIDENCE' makes the accumulation of evidence across lessons visible and spatial. When learners see that Lessons 6 and 7 together now cover surface area AND volume of the frustum, they can identify the remaining gap (the </w:t>
            </w:r>
            <w:del w:id="9312" w:author="Claude (AI) - proposed" w:date="2026-10-14T07:56:55Z">
              <w:r>
                <w:rPr>
                  <w:rFonts w:ascii="Arial" w:cs="Arial" w:eastAsia="Arial" w:hAnsi="Arial"/>
                  <w:b w:val="false"/>
                  <w:bCs w:val="false"/>
                  <w:i w:val="false"/>
                  <w:iCs w:val="false"/>
                  <w:color w:val="000000"/>
                  <w:sz w:val="18"/>
                  <w:szCs w:val="18"/>
                </w:rPr>
                <w:delText xml:space="preserve">composite tank's volume</w:delText>
              </w:r>
            </w:del>
            <w:ins w:id="9313" w:author="Claude (AI) - proposed" w:date="2026-10-14T07:56:55Z">
              <w:r>
                <w:rPr>
                  <w:rFonts w:ascii="Arial" w:cs="Arial" w:eastAsia="Arial" w:hAnsi="Arial"/>
                  <w:b w:val="false"/>
                  <w:bCs w:val="false"/>
                  <w:i w:val="false"/>
                  <w:iCs w:val="false"/>
                  <w:color w:val="000000"/>
                  <w:sz w:val="18"/>
                  <w:szCs w:val="18"/>
                </w:rPr>
                <w:t xml:space="preserve">side-by-side comparison of both tanks</w:t>
              </w:r>
            </w:ins>
            <w:r>
              <w:rPr>
                <w:rFonts w:ascii="Arial" w:cs="Arial" w:eastAsia="Arial" w:hAnsi="Arial"/>
                <w:b w:val="false"/>
                <w:bCs w:val="false"/>
                <w:i w:val="false"/>
                <w:iCs w:val="false"/>
                <w:color w:val="000000"/>
                <w:sz w:val="18"/>
                <w:szCs w:val="18"/>
              </w:rPr>
              <w:t xml:space="preserve">) as the next investigative target, reinforcing scientific reasoning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pair's 'We now know…' statement correctly references a volume value (in litres or m³) for the frustum tank and connects it to the driving question. Teacher checks that at least 80% of pairs have identified 'the </w:t>
            </w:r>
            <w:del w:id="9314" w:author="Claude (AI) - proposed" w:date="2026-10-14T07:56:55Z">
              <w:r>
                <w:rPr>
                  <w:rFonts w:ascii="Arial" w:cs="Arial" w:eastAsia="Arial" w:hAnsi="Arial"/>
                  <w:b w:val="false"/>
                  <w:bCs w:val="false"/>
                  <w:i w:val="false"/>
                  <w:iCs w:val="false"/>
                  <w:color w:val="000000"/>
                  <w:sz w:val="18"/>
                  <w:szCs w:val="18"/>
                </w:rPr>
                <w:delText xml:space="preserve">composite tank's volume</w:delText>
              </w:r>
            </w:del>
            <w:ins w:id="9315" w:author="Claude (AI) - proposed" w:date="2026-10-14T07:56:55Z">
              <w:r>
                <w:rPr>
                  <w:rFonts w:ascii="Arial" w:cs="Arial" w:eastAsia="Arial" w:hAnsi="Arial"/>
                  <w:b w:val="false"/>
                  <w:bCs w:val="false"/>
                  <w:i w:val="false"/>
                  <w:iCs w:val="false"/>
                  <w:color w:val="000000"/>
                  <w:sz w:val="18"/>
                  <w:szCs w:val="18"/>
                </w:rPr>
                <w:t xml:space="preserve">side-by-side comparison of both tanks</w:t>
              </w:r>
            </w:ins>
            <w:r>
              <w:rPr>
                <w:rFonts w:ascii="Arial" w:cs="Arial" w:eastAsia="Arial" w:hAnsi="Arial"/>
                <w:b w:val="false"/>
                <w:bCs w:val="false"/>
                <w:i w:val="false"/>
                <w:iCs w:val="false"/>
                <w:color w:val="000000"/>
                <w:sz w:val="18"/>
                <w:szCs w:val="18"/>
              </w:rPr>
              <w:t xml:space="preserve">' as a remaining question, confirming readiness to proceed to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p4dq3pxr8hkbxbz-eghz">
              <w:r>
                <w:rPr>
                  <w:rFonts w:ascii="Arial" w:cs="Arial" w:eastAsia="Arial" w:hAnsi="Arial"/>
                  <w:color w:val="2E75B6"/>
                  <w:sz w:val="16"/>
                  <w:szCs w:val="16"/>
                  <w:u w:val="single" w:color="2E75B6"/>
                </w:rPr>
                <w:t xml:space="preserve">Intro to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hrxbfmgjqkhgtqwhug7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yholmmf_bgfpjhegtppe">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jz5q0phsctbgutwv7vt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t>
            </w:r>
            <w:del w:id="9316" w:author="Claude (AI) - proposed" w:date="2026-10-14T07:56:55Z">
              <w:r>
                <w:rPr>
                  <w:rFonts w:ascii="Arial" w:cs="Arial" w:eastAsia="Arial" w:hAnsi="Arial"/>
                  <w:b w:val="false"/>
                  <w:bCs w:val="false"/>
                  <w:i w:val="false"/>
                  <w:iCs w:val="false"/>
                  <w:color w:val="000000"/>
                  <w:sz w:val="18"/>
                  <w:szCs w:val="18"/>
                </w:rPr>
                <w:delText xml:space="preserve">their cumulative 'Tank Comparison Model'</w:delText>
              </w:r>
            </w:del>
            <w:ins w:id="9317" w:author="Claude (AI) - proposed" w:date="2026-10-14T07:56:55Z">
              <w:r>
                <w:rPr>
                  <w:rFonts w:ascii="Arial" w:cs="Arial" w:eastAsia="Arial" w:hAnsi="Arial"/>
                  <w:b w:val="false"/>
                  <w:bCs w:val="false"/>
                  <w:i w:val="false"/>
                  <w:iCs w:val="false"/>
                  <w:color w:val="000000"/>
                  <w:sz w:val="18"/>
                  <w:szCs w:val="18"/>
                </w:rPr>
                <w:t xml:space="preserve">the 'Kisumu Tanks' page of their Cumulative Unit Model</w:t>
              </w:r>
            </w:ins>
            <w:r>
              <w:rPr>
                <w:rFonts w:ascii="Arial" w:cs="Arial" w:eastAsia="Arial" w:hAnsi="Arial"/>
                <w:b w:val="false"/>
                <w:bCs w:val="false"/>
                <w:i w:val="false"/>
                <w:iCs w:val="false"/>
                <w:color w:val="000000"/>
                <w:sz w:val="18"/>
                <w:szCs w:val="18"/>
              </w:rPr>
              <w:t xml:space="preserve"> — a table and annotated diagram </w:t>
            </w:r>
            <w:del w:id="9318" w:author="Claude (AI) - proposed" w:date="2026-10-14T07:56:55Z">
              <w:r>
                <w:rPr>
                  <w:rFonts w:ascii="Arial" w:cs="Arial" w:eastAsia="Arial" w:hAnsi="Arial"/>
                  <w:b w:val="false"/>
                  <w:bCs w:val="false"/>
                  <w:i w:val="false"/>
                  <w:iCs w:val="false"/>
                  <w:color w:val="000000"/>
                  <w:sz w:val="18"/>
                  <w:szCs w:val="18"/>
                </w:rPr>
                <w:delText xml:space="preserve">they have been building since Lesson 1</w:delText>
              </w:r>
            </w:del>
            <w:ins w:id="9319" w:author="Claude (AI) - proposed" w:date="2026-10-14T07:56:55Z">
              <w:r>
                <w:rPr>
                  <w:rFonts w:ascii="Arial" w:cs="Arial" w:eastAsia="Arial" w:hAnsi="Arial"/>
                  <w:b w:val="false"/>
                  <w:bCs w:val="false"/>
                  <w:i w:val="false"/>
                  <w:iCs w:val="false"/>
                  <w:color w:val="000000"/>
                  <w:sz w:val="18"/>
                  <w:szCs w:val="18"/>
                </w:rPr>
                <w:t xml:space="preserve">begun in Lesson 3</w:t>
              </w:r>
            </w:ins>
            <w:r>
              <w:rPr>
                <w:rFonts w:ascii="Arial" w:cs="Arial" w:eastAsia="Arial" w:hAnsi="Arial"/>
                <w:b w:val="false"/>
                <w:bCs w:val="false"/>
                <w:i w:val="false"/>
                <w:iCs w:val="false"/>
                <w:color w:val="000000"/>
                <w:sz w:val="18"/>
                <w:szCs w:val="18"/>
              </w:rPr>
              <w:t xml:space="preserve">. Today they add a new row to the Volume section of the table for the frustum tank, entering the value calculated in Phase 3. They also annotate their frustum diagram with the formula V = (1/3)πh(R² + Rr + r²) and the derived value in litres. In the 'Explanation' column of their model, they write one sentence connecting volume to the anchoring phenomenon: 'The frustum tank's volume of approximately _____ litres [confirms / does not confirm] the manufacturer's 5,000-litre claim because…'. Learners who finish early begin a side-by-side sketch comparing the frustum and composite tanks, labelling all known dimensions and calculated values from Lessons 1–7.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read the 'Explanation' column entries as learners write. Look for three quality indicators: (1) the correct volume value is cited, (2) the word 'because' is followed by mathematical reasoning, and (3) the phenomenon (Kisumu factory, 5,000-litre claim) is explicitly named. If a learner's explanation is vague, prompt: 'You </w:t>
            </w:r>
            <w:del w:id="9320" w:author="Claude (AI) - proposed" w:date="2026-10-14T07:56:55Z">
              <w:r>
                <w:rPr>
                  <w:rFonts w:ascii="Arial" w:cs="Arial" w:eastAsia="Arial" w:hAnsi="Arial"/>
                  <w:b w:val="false"/>
                  <w:bCs w:val="false"/>
                  <w:i w:val="false"/>
                  <w:iCs w:val="false"/>
                  <w:color w:val="000000"/>
                  <w:sz w:val="18"/>
                  <w:szCs w:val="18"/>
                </w:rPr>
                <w:delText xml:space="preserve">said</w:delText>
              </w:r>
            </w:del>
            <w:ins w:id="9321" w:author="Claude (AI) - proposed" w:date="2026-10-14T07:56:55Z">
              <w:r>
                <w:rPr>
                  <w:rFonts w:ascii="Arial" w:cs="Arial" w:eastAsia="Arial" w:hAnsi="Arial"/>
                  <w:b w:val="false"/>
                  <w:bCs w:val="false"/>
                  <w:i w:val="false"/>
                  <w:iCs w:val="false"/>
                  <w:color w:val="000000"/>
                  <w:sz w:val="18"/>
                  <w:szCs w:val="18"/>
                </w:rPr>
                <w:t xml:space="preserve">wrote that</w:t>
              </w:r>
            </w:ins>
            <w:r>
              <w:rPr>
                <w:rFonts w:ascii="Arial" w:cs="Arial" w:eastAsia="Arial" w:hAnsi="Arial"/>
                <w:b w:val="false"/>
                <w:bCs w:val="false"/>
                <w:i w:val="false"/>
                <w:iCs w:val="false"/>
                <w:color w:val="000000"/>
                <w:sz w:val="18"/>
                <w:szCs w:val="18"/>
              </w:rPr>
              <w:t xml:space="preserve"> the tank holds </w:t>
            </w:r>
            <w:del w:id="9322" w:author="Claude (AI) - proposed" w:date="2026-10-14T07:56:55Z">
              <w:r>
                <w:rPr>
                  <w:rFonts w:ascii="Arial" w:cs="Arial" w:eastAsia="Arial" w:hAnsi="Arial"/>
                  <w:b w:val="false"/>
                  <w:bCs w:val="false"/>
                  <w:i w:val="false"/>
                  <w:iCs w:val="false"/>
                  <w:color w:val="000000"/>
                  <w:sz w:val="18"/>
                  <w:szCs w:val="18"/>
                </w:rPr>
                <w:delText xml:space="preserve">less than 5,000 litres — what does that mean for</w:delText>
              </w:r>
            </w:del>
            <w:ins w:id="9323" w:author="Claude (AI) - proposed" w:date="2026-10-14T07:56:55Z">
              <w:r>
                <w:rPr>
                  <w:rFonts w:ascii="Arial" w:cs="Arial" w:eastAsia="Arial" w:hAnsi="Arial"/>
                  <w:b w:val="false"/>
                  <w:bCs w:val="false"/>
                  <w:i w:val="false"/>
                  <w:iCs w:val="false"/>
                  <w:color w:val="000000"/>
                  <w:sz w:val="18"/>
                  <w:szCs w:val="18"/>
                </w:rPr>
                <w:t xml:space="preserve">about 4,980 litres — is that close enough to</w:t>
              </w:r>
            </w:ins>
            <w:r>
              <w:rPr>
                <w:rFonts w:ascii="Arial" w:cs="Arial" w:eastAsia="Arial" w:hAnsi="Arial"/>
                <w:b w:val="false"/>
                <w:bCs w:val="false"/>
                <w:i w:val="false"/>
                <w:iCs w:val="false"/>
                <w:color w:val="000000"/>
                <w:sz w:val="18"/>
                <w:szCs w:val="18"/>
              </w:rPr>
              <w:t xml:space="preserve"> the manufacturer's </w:t>
            </w:r>
            <w:ins w:id="9324" w:author="Claude (AI) - proposed" w:date="2026-10-14T07:56:55Z">
              <w:r>
                <w:rPr>
                  <w:rFonts w:ascii="Arial" w:cs="Arial" w:eastAsia="Arial" w:hAnsi="Arial"/>
                  <w:b w:val="false"/>
                  <w:bCs w:val="false"/>
                  <w:i w:val="false"/>
                  <w:iCs w:val="false"/>
                  <w:color w:val="000000"/>
                  <w:sz w:val="18"/>
                  <w:szCs w:val="18"/>
                </w:rPr>
                <w:t xml:space="preserve">5,000-litre </w:t>
              </w:r>
            </w:ins>
            <w:r>
              <w:rPr>
                <w:rFonts w:ascii="Arial" w:cs="Arial" w:eastAsia="Arial" w:hAnsi="Arial"/>
                <w:b w:val="false"/>
                <w:bCs w:val="false"/>
                <w:i w:val="false"/>
                <w:iCs w:val="false"/>
                <w:color w:val="000000"/>
                <w:sz w:val="18"/>
                <w:szCs w:val="18"/>
              </w:rPr>
              <w:t xml:space="preserve">claim? What</w:t>
            </w:r>
            <w:ins w:id="9325" w:author="Claude (AI) - proposed" w:date="2026-10-14T07:56:55Z">
              <w:r>
                <w:rPr>
                  <w:rFonts w:ascii="Arial" w:cs="Arial" w:eastAsia="Arial" w:hAnsi="Arial"/>
                  <w:b w:val="false"/>
                  <w:bCs w:val="false"/>
                  <w:i w:val="false"/>
                  <w:iCs w:val="false"/>
                  <w:color w:val="000000"/>
                  <w:sz w:val="18"/>
                  <w:szCs w:val="18"/>
                </w:rPr>
                <w:t xml:space="preserve"> difference</w:t>
              </w:r>
            </w:ins>
            <w:r>
              <w:rPr>
                <w:rFonts w:ascii="Arial" w:cs="Arial" w:eastAsia="Arial" w:hAnsi="Arial"/>
                <w:b w:val="false"/>
                <w:bCs w:val="false"/>
                <w:i w:val="false"/>
                <w:iCs w:val="false"/>
                <w:color w:val="000000"/>
                <w:sz w:val="18"/>
                <w:szCs w:val="18"/>
              </w:rPr>
              <w:t xml:space="preserve"> would a factory engineer </w:t>
            </w:r>
            <w:del w:id="9326" w:author="Claude (AI) - proposed" w:date="2026-10-14T07:56:55Z">
              <w:r>
                <w:rPr>
                  <w:rFonts w:ascii="Arial" w:cs="Arial" w:eastAsia="Arial" w:hAnsi="Arial"/>
                  <w:b w:val="false"/>
                  <w:bCs w:val="false"/>
                  <w:i w:val="false"/>
                  <w:iCs w:val="false"/>
                  <w:color w:val="000000"/>
                  <w:sz w:val="18"/>
                  <w:szCs w:val="18"/>
                </w:rPr>
                <w:delText xml:space="preserve">in Kisumu need to check</w:delText>
              </w:r>
            </w:del>
            <w:ins w:id="9327" w:author="Claude (AI) - proposed" w:date="2026-10-14T07:56:55Z">
              <w:r>
                <w:rPr>
                  <w:rFonts w:ascii="Arial" w:cs="Arial" w:eastAsia="Arial" w:hAnsi="Arial"/>
                  <w:b w:val="false"/>
                  <w:bCs w:val="false"/>
                  <w:i w:val="false"/>
                  <w:iCs w:val="false"/>
                  <w:color w:val="000000"/>
                  <w:sz w:val="18"/>
                  <w:szCs w:val="18"/>
                </w:rPr>
                <w:t xml:space="preserve">accept, and why</w:t>
              </w:r>
            </w:ins>
            <w:r>
              <w:rPr>
                <w:rFonts w:ascii="Arial" w:cs="Arial" w:eastAsia="Arial" w:hAnsi="Arial"/>
                <w:b w:val="false"/>
                <w:bCs w:val="false"/>
                <w:i w:val="false"/>
                <w:iCs w:val="false"/>
                <w:color w:val="000000"/>
                <w:sz w:val="18"/>
                <w:szCs w:val="18"/>
              </w:rPr>
              <w:t xml:space="preserve">?' Collect 4–5 model sheets to review after class and return with written feedback before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w:t>
            </w:r>
            <w:del w:id="9328" w:author="Claude (AI) - proposed" w:date="2026-10-14T07:56:55Z">
              <w:r>
                <w:rPr>
                  <w:rFonts w:ascii="Arial" w:cs="Arial" w:eastAsia="Arial" w:hAnsi="Arial"/>
                  <w:b w:val="false"/>
                  <w:bCs w:val="false"/>
                  <w:i w:val="false"/>
                  <w:iCs w:val="false"/>
                  <w:color w:val="000000"/>
                  <w:sz w:val="18"/>
                  <w:szCs w:val="18"/>
                </w:rPr>
                <w:delText xml:space="preserve">Tank Comparison</w:delText>
              </w:r>
            </w:del>
            <w:ins w:id="9329" w:author="Claude (AI) - proposed" w:date="2026-10-14T07:56:55Z">
              <w:r>
                <w:rPr>
                  <w:rFonts w:ascii="Arial" w:cs="Arial" w:eastAsia="Arial" w:hAnsi="Arial"/>
                  <w:b w:val="false"/>
                  <w:bCs w:val="false"/>
                  <w:i w:val="false"/>
                  <w:iCs w:val="false"/>
                  <w:color w:val="000000"/>
                  <w:sz w:val="18"/>
                  <w:szCs w:val="18"/>
                </w:rPr>
                <w:t xml:space="preserve">Cumulative Unit</w:t>
              </w:r>
            </w:ins>
            <w:r>
              <w:rPr>
                <w:rFonts w:ascii="Arial" w:cs="Arial" w:eastAsia="Arial" w:hAnsi="Arial"/>
                <w:b w:val="false"/>
                <w:bCs w:val="false"/>
                <w:i w:val="false"/>
                <w:iCs w:val="false"/>
                <w:color w:val="000000"/>
                <w:sz w:val="18"/>
                <w:szCs w:val="18"/>
              </w:rPr>
              <w:t xml:space="preserve"> Model functions as a running scientific model that grows in explanatory power with each lesson. Adding the frustum volume today alongside the surface area from Lesson 3 allows learners to see, in one visual artefact, how shape affects both properties simultaneously. This mirrors how engineers maintain and update technical drawings as new data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learner's model now contains: (a) correctly labelled frustum dimensions (R, r, h); (b) the formula written in full; (c) a calculated volume value with unit conversion shown; (d) a written explanation linking the value to the manufacturer's claim. Teacher uses these four criteria as a checklist when reviewing collected sheets. Learners missing criterion (d) are flagged for a brief individual check-in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before Lesson 8:</w:t>
            </w:r>
          </w:p>
          <w:p>
            <w:pPr>
              <w:keepNext w:val="false"/>
              <w:spacing w:after="40" w:before="0"/>
              <w:jc w:val="left"/>
            </w:pPr>
            <w:r>
              <w:rPr>
                <w:rFonts w:ascii="Arial" w:cs="Arial" w:eastAsia="Arial" w:hAnsi="Arial"/>
                <w:b w:val="false"/>
                <w:bCs w:val="false"/>
                <w:i w:val="false"/>
                <w:iCs w:val="false"/>
                <w:color w:val="000000"/>
                <w:sz w:val="18"/>
                <w:szCs w:val="18"/>
              </w:rPr>
              <w:t xml:space="preserve">1. DERIVATION DEPTH — Did the majority of pairs successfully reconstruct the algebraic derivation in Part A, or did many learners copy the steps without understanding the similar-triangles link? If the latter, plan a 5-minute retrieval starter for Lesson 8 that re-asks: 'Why is h_s/r = H/R?'</w:t>
            </w:r>
          </w:p>
          <w:p>
            <w:pPr>
              <w:keepNext w:val="false"/>
              <w:spacing w:after="40" w:before="0"/>
              <w:jc w:val="left"/>
            </w:pPr>
            <w:r>
              <w:rPr>
                <w:rFonts w:ascii="Arial" w:cs="Arial" w:eastAsia="Arial" w:hAnsi="Arial"/>
                <w:b w:val="false"/>
                <w:bCs w:val="false"/>
                <w:i w:val="false"/>
                <w:iCs w:val="false"/>
                <w:color w:val="000000"/>
                <w:sz w:val="18"/>
                <w:szCs w:val="18"/>
              </w:rPr>
              <w:t xml:space="preserve">2. VOLUME RESULT — When learners </w:t>
            </w:r>
            <w:del w:id="9330" w:author="Claude (AI) - proposed" w:date="2026-10-14T07:56:55Z">
              <w:r>
                <w:rPr>
                  <w:rFonts w:ascii="Arial" w:cs="Arial" w:eastAsia="Arial" w:hAnsi="Arial"/>
                  <w:b w:val="false"/>
                  <w:bCs w:val="false"/>
                  <w:i w:val="false"/>
                  <w:iCs w:val="false"/>
                  <w:color w:val="000000"/>
                  <w:sz w:val="18"/>
                  <w:szCs w:val="18"/>
                </w:rPr>
                <w:delText xml:space="preserve">calculated</w:delText>
              </w:r>
            </w:del>
            <w:ins w:id="9331" w:author="Claude (AI) - proposed" w:date="2026-10-14T07:56:55Z">
              <w:r>
                <w:rPr>
                  <w:rFonts w:ascii="Arial" w:cs="Arial" w:eastAsia="Arial" w:hAnsi="Arial"/>
                  <w:b w:val="false"/>
                  <w:bCs w:val="false"/>
                  <w:i w:val="false"/>
                  <w:iCs w:val="false"/>
                  <w:color w:val="000000"/>
                  <w:sz w:val="18"/>
                  <w:szCs w:val="18"/>
                </w:rPr>
                <w:t xml:space="preserve">found</w:t>
              </w:r>
            </w:ins>
            <w:r>
              <w:rPr>
                <w:rFonts w:ascii="Arial" w:cs="Arial" w:eastAsia="Arial" w:hAnsi="Arial"/>
                <w:b w:val="false"/>
                <w:bCs w:val="false"/>
                <w:i w:val="false"/>
                <w:iCs w:val="false"/>
                <w:color w:val="000000"/>
                <w:sz w:val="18"/>
                <w:szCs w:val="18"/>
              </w:rPr>
              <w:t xml:space="preserve"> the frustum tank's volume </w:t>
            </w:r>
            <w:del w:id="9332" w:author="Claude (AI) - proposed" w:date="2026-10-14T07:56:55Z">
              <w:r>
                <w:rPr>
                  <w:rFonts w:ascii="Arial" w:cs="Arial" w:eastAsia="Arial" w:hAnsi="Arial"/>
                  <w:b w:val="false"/>
                  <w:bCs w:val="false"/>
                  <w:i w:val="false"/>
                  <w:iCs w:val="false"/>
                  <w:color w:val="000000"/>
                  <w:sz w:val="18"/>
                  <w:szCs w:val="18"/>
                </w:rPr>
                <w:delText xml:space="preserve">and found it was significantly less than</w:delText>
              </w:r>
            </w:del>
            <w:ins w:id="9333" w:author="Claude (AI) - proposed" w:date="2026-10-14T07:56:55Z">
              <w:r>
                <w:rPr>
                  <w:rFonts w:ascii="Arial" w:cs="Arial" w:eastAsia="Arial" w:hAnsi="Arial"/>
                  <w:b w:val="false"/>
                  <w:bCs w:val="false"/>
                  <w:i w:val="false"/>
                  <w:iCs w:val="false"/>
                  <w:color w:val="000000"/>
                  <w:sz w:val="18"/>
                  <w:szCs w:val="18"/>
                </w:rPr>
                <w:t xml:space="preserve">(about 4,980 litres) was very close to, but not exactly,</w:t>
              </w:r>
            </w:ins>
            <w:r>
              <w:rPr>
                <w:rFonts w:ascii="Arial" w:cs="Arial" w:eastAsia="Arial" w:hAnsi="Arial"/>
                <w:b w:val="false"/>
                <w:bCs w:val="false"/>
                <w:i w:val="false"/>
                <w:iCs w:val="false"/>
                <w:color w:val="000000"/>
                <w:sz w:val="18"/>
                <w:szCs w:val="18"/>
              </w:rPr>
              <w:t xml:space="preserve"> 5,000 litres</w:t>
            </w:r>
            <w:del w:id="9334" w:author="Claude (AI) - proposed" w:date="2026-10-14T07:56:55Z">
              <w:r>
                <w:rPr>
                  <w:rFonts w:ascii="Arial" w:cs="Arial" w:eastAsia="Arial" w:hAnsi="Arial"/>
                  <w:b w:val="false"/>
                  <w:bCs w:val="false"/>
                  <w:i w:val="false"/>
                  <w:iCs w:val="false"/>
                  <w:color w:val="000000"/>
                  <w:sz w:val="18"/>
                  <w:szCs w:val="18"/>
                </w:rPr>
                <w:delText xml:space="preserve"> using the given dimensions</w:delText>
              </w:r>
            </w:del>
            <w:r>
              <w:rPr>
                <w:rFonts w:ascii="Arial" w:cs="Arial" w:eastAsia="Arial" w:hAnsi="Arial"/>
                <w:b w:val="false"/>
                <w:bCs w:val="false"/>
                <w:i w:val="false"/>
                <w:iCs w:val="false"/>
                <w:color w:val="000000"/>
                <w:sz w:val="18"/>
                <w:szCs w:val="18"/>
              </w:rPr>
              <w:t xml:space="preserve">, how did they respond? Did they </w:t>
            </w:r>
            <w:del w:id="9335" w:author="Claude (AI) - proposed" w:date="2026-10-14T07:56:55Z">
              <w:r>
                <w:rPr>
                  <w:rFonts w:ascii="Arial" w:cs="Arial" w:eastAsia="Arial" w:hAnsi="Arial"/>
                  <w:b w:val="false"/>
                  <w:bCs w:val="false"/>
                  <w:i w:val="false"/>
                  <w:iCs w:val="false"/>
                  <w:color w:val="000000"/>
                  <w:sz w:val="18"/>
                  <w:szCs w:val="18"/>
                </w:rPr>
                <w:delText xml:space="preserve">question the dimensions provided</w:delText>
              </w:r>
            </w:del>
            <w:ins w:id="9336" w:author="Claude (AI) - proposed" w:date="2026-10-14T07:56:55Z">
              <w:r>
                <w:rPr>
                  <w:rFonts w:ascii="Arial" w:cs="Arial" w:eastAsia="Arial" w:hAnsi="Arial"/>
                  <w:b w:val="false"/>
                  <w:bCs w:val="false"/>
                  <w:i w:val="false"/>
                  <w:iCs w:val="false"/>
                  <w:color w:val="000000"/>
                  <w:sz w:val="18"/>
                  <w:szCs w:val="18"/>
                </w:rPr>
                <w:t xml:space="preserve">treat the small gap as a mistake</w:t>
              </w:r>
            </w:ins>
            <w:r>
              <w:rPr>
                <w:rFonts w:ascii="Arial" w:cs="Arial" w:eastAsia="Arial" w:hAnsi="Arial"/>
                <w:b w:val="false"/>
                <w:bCs w:val="false"/>
                <w:i w:val="false"/>
                <w:iCs w:val="false"/>
                <w:color w:val="000000"/>
                <w:sz w:val="18"/>
                <w:szCs w:val="18"/>
              </w:rPr>
              <w:t xml:space="preserve">, or did they </w:t>
            </w:r>
            <w:del w:id="9337" w:author="Claude (AI) - proposed" w:date="2026-10-14T07:56:55Z">
              <w:r>
                <w:rPr>
                  <w:rFonts w:ascii="Arial" w:cs="Arial" w:eastAsia="Arial" w:hAnsi="Arial"/>
                  <w:b w:val="false"/>
                  <w:bCs w:val="false"/>
                  <w:i w:val="false"/>
                  <w:iCs w:val="false"/>
                  <w:color w:val="000000"/>
                  <w:sz w:val="18"/>
                  <w:szCs w:val="18"/>
                </w:rPr>
                <w:delText xml:space="preserve">accept the result uncritically</w:delText>
              </w:r>
            </w:del>
            <w:ins w:id="9338" w:author="Claude (AI) - proposed" w:date="2026-10-14T07:56:55Z">
              <w:r>
                <w:rPr>
                  <w:rFonts w:ascii="Arial" w:cs="Arial" w:eastAsia="Arial" w:hAnsi="Arial"/>
                  <w:b w:val="false"/>
                  <w:bCs w:val="false"/>
                  <w:i w:val="false"/>
                  <w:iCs w:val="false"/>
                  <w:color w:val="000000"/>
                  <w:sz w:val="18"/>
                  <w:szCs w:val="18"/>
                </w:rPr>
                <w:t xml:space="preserve">ask what difference is acceptable for an advertised capacity</w:t>
              </w:r>
            </w:ins>
            <w:r>
              <w:rPr>
                <w:rFonts w:ascii="Arial" w:cs="Arial" w:eastAsia="Arial" w:hAnsi="Arial"/>
                <w:b w:val="false"/>
                <w:bCs w:val="false"/>
                <w:i w:val="false"/>
                <w:iCs w:val="false"/>
                <w:color w:val="000000"/>
                <w:sz w:val="18"/>
                <w:szCs w:val="18"/>
              </w:rPr>
              <w:t xml:space="preserve">? Use this as a diagnostic of mathematical confidence and critical thinking.</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 Were the 'We still wonder' cards specific enough to drive Lesson 8? If most cards were vague (e.g., 'we wonder about the other tank'), prompt more precise questioning at the start of Lesson 8: 'What specific calculation do we need to do next, and which formula will we use?'</w:t>
            </w:r>
          </w:p>
          <w:p>
            <w:pPr>
              <w:keepNext w:val="false"/>
              <w:spacing w:after="40" w:before="0"/>
              <w:jc w:val="left"/>
            </w:pPr>
            <w:r>
              <w:rPr>
                <w:rFonts w:ascii="Arial" w:cs="Arial" w:eastAsia="Arial" w:hAnsi="Arial"/>
                <w:b w:val="false"/>
                <w:bCs w:val="false"/>
                <w:i w:val="false"/>
                <w:iCs w:val="false"/>
                <w:color w:val="000000"/>
                <w:sz w:val="18"/>
                <w:szCs w:val="18"/>
              </w:rPr>
              <w:t xml:space="preserve">4. PACING — The algebraic derivation in Phase 3 is the most cognitively demanding section. If the class ran short on time, Phase 5 model building can begin as a homework task, with learners completing the 'Explanation' column at home and sharing at the start of Lesson 8.</w:t>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 Note which pairs required the scaffolded hint card for Part C. Plan to seat these learners near the board during Lesson 8's </w:t>
            </w:r>
            <w:del w:id="9339" w:author="Claude (AI) - proposed" w:date="2026-10-14T07:56:55Z">
              <w:r>
                <w:rPr>
                  <w:rFonts w:ascii="Arial" w:cs="Arial" w:eastAsia="Arial" w:hAnsi="Arial"/>
                  <w:b w:val="false"/>
                  <w:bCs w:val="false"/>
                  <w:i w:val="false"/>
                  <w:iCs w:val="false"/>
                  <w:color w:val="000000"/>
                  <w:sz w:val="18"/>
                  <w:szCs w:val="18"/>
                </w:rPr>
                <w:delText xml:space="preserve">composite volume</w:delText>
              </w:r>
            </w:del>
            <w:ins w:id="9340" w:author="Claude (AI) - proposed" w:date="2026-10-14T07:56:55Z">
              <w:r>
                <w:rPr>
                  <w:rFonts w:ascii="Arial" w:cs="Arial" w:eastAsia="Arial" w:hAnsi="Arial"/>
                  <w:b w:val="false"/>
                  <w:bCs w:val="false"/>
                  <w:i w:val="false"/>
                  <w:iCs w:val="false"/>
                  <w:color w:val="000000"/>
                  <w:sz w:val="18"/>
                  <w:szCs w:val="18"/>
                </w:rPr>
                <w:t xml:space="preserve">pyramid-frustum</w:t>
              </w:r>
            </w:ins>
            <w:r>
              <w:rPr>
                <w:rFonts w:ascii="Arial" w:cs="Arial" w:eastAsia="Arial" w:hAnsi="Arial"/>
                <w:b w:val="false"/>
                <w:bCs w:val="false"/>
                <w:i w:val="false"/>
                <w:iCs w:val="false"/>
                <w:color w:val="000000"/>
                <w:sz w:val="18"/>
                <w:szCs w:val="18"/>
              </w:rPr>
              <w:t xml:space="preserve"> derivation so they receive more proximal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w:t>
            </w:r>
            <w:del w:id="9341" w:author="Claude (AI) - proposed" w:date="2026-10-14T07:56:55Z">
              <w:r>
                <w:rPr>
                  <w:rFonts w:ascii="Arial" w:cs="Arial" w:eastAsia="Arial" w:hAnsi="Arial"/>
                  <w:b w:val="false"/>
                  <w:bCs w:val="false"/>
                  <w:i w:val="false"/>
                  <w:iCs w:val="false"/>
                  <w:color w:val="000000"/>
                  <w:sz w:val="18"/>
                  <w:szCs w:val="18"/>
                </w:rPr>
                <w:delText xml:space="preserve">cumulative Tank Comparison</w:delText>
              </w:r>
            </w:del>
            <w:ins w:id="9342" w:author="Claude (AI) - proposed" w:date="2026-10-14T07:56:55Z">
              <w:r>
                <w:rPr>
                  <w:rFonts w:ascii="Arial" w:cs="Arial" w:eastAsia="Arial" w:hAnsi="Arial"/>
                  <w:b w:val="false"/>
                  <w:bCs w:val="false"/>
                  <w:i w:val="false"/>
                  <w:iCs w:val="false"/>
                  <w:color w:val="000000"/>
                  <w:sz w:val="18"/>
                  <w:szCs w:val="18"/>
                </w:rPr>
                <w:t xml:space="preserve">Cumulative Unit</w:t>
              </w:r>
            </w:ins>
            <w:r>
              <w:rPr>
                <w:rFonts w:ascii="Arial" w:cs="Arial" w:eastAsia="Arial" w:hAnsi="Arial"/>
                <w:b w:val="false"/>
                <w:bCs w:val="false"/>
                <w:i w:val="false"/>
                <w:iCs w:val="false"/>
                <w:color w:val="000000"/>
                <w:sz w:val="18"/>
                <w:szCs w:val="18"/>
              </w:rPr>
              <w:t xml:space="preserve"> Models, how the calculated volume of the frustum tank </w:t>
            </w:r>
            <w:del w:id="9343" w:author="Claude (AI) - proposed" w:date="2026-10-14T07:56:55Z">
              <w:r>
                <w:rPr>
                  <w:rFonts w:ascii="Arial" w:cs="Arial" w:eastAsia="Arial" w:hAnsi="Arial"/>
                  <w:b w:val="false"/>
                  <w:bCs w:val="false"/>
                  <w:i w:val="false"/>
                  <w:iCs w:val="false"/>
                  <w:color w:val="000000"/>
                  <w:sz w:val="18"/>
                  <w:szCs w:val="18"/>
                </w:rPr>
                <w:delText xml:space="preserve">either confirms or challenges</w:delText>
              </w:r>
            </w:del>
            <w:ins w:id="9344" w:author="Claude (AI) - proposed" w:date="2026-10-14T07:56:55Z">
              <w:r>
                <w:rPr>
                  <w:rFonts w:ascii="Arial" w:cs="Arial" w:eastAsia="Arial" w:hAnsi="Arial"/>
                  <w:b w:val="false"/>
                  <w:bCs w:val="false"/>
                  <w:i w:val="false"/>
                  <w:iCs w:val="false"/>
                  <w:color w:val="000000"/>
                  <w:sz w:val="18"/>
                  <w:szCs w:val="18"/>
                </w:rPr>
                <w:t xml:space="preserve">(about 4,980 litres) confirms</w:t>
              </w:r>
            </w:ins>
            <w:r>
              <w:rPr>
                <w:rFonts w:ascii="Arial" w:cs="Arial" w:eastAsia="Arial" w:hAnsi="Arial"/>
                <w:b w:val="false"/>
                <w:bCs w:val="false"/>
                <w:i w:val="false"/>
                <w:iCs w:val="false"/>
                <w:color w:val="000000"/>
                <w:sz w:val="18"/>
                <w:szCs w:val="18"/>
              </w:rPr>
              <w:t xml:space="preserve"> the manufacturer's advertised capacity of 5,000 litres</w:t>
            </w:r>
            <w:ins w:id="9345" w:author="Claude (AI) - proposed" w:date="2026-10-14T07:56:55Z">
              <w:r>
                <w:rPr>
                  <w:rFonts w:ascii="Arial" w:cs="Arial" w:eastAsia="Arial" w:hAnsi="Arial"/>
                  <w:b w:val="false"/>
                  <w:bCs w:val="false"/>
                  <w:i w:val="false"/>
                  <w:iCs w:val="false"/>
                  <w:color w:val="000000"/>
                  <w:sz w:val="18"/>
                  <w:szCs w:val="18"/>
                </w:rPr>
                <w:t xml:space="preserve"> to within 1%</w:t>
              </w:r>
            </w:ins>
            <w:r>
              <w:rPr>
                <w:rFonts w:ascii="Arial" w:cs="Arial" w:eastAsia="Arial" w:hAnsi="Arial"/>
                <w:b w:val="false"/>
                <w:bCs w:val="false"/>
                <w:i w:val="false"/>
                <w:iCs w:val="false"/>
                <w:color w:val="000000"/>
                <w:sz w:val="18"/>
                <w:szCs w:val="18"/>
              </w:rPr>
              <w:t xml:space="preserve">, and identified that </w:t>
            </w:r>
            <w:del w:id="9346" w:author="Claude (AI) - proposed" w:date="2026-10-14T07:56:55Z">
              <w:r>
                <w:rPr>
                  <w:rFonts w:ascii="Arial" w:cs="Arial" w:eastAsia="Arial" w:hAnsi="Arial"/>
                  <w:b w:val="false"/>
                  <w:bCs w:val="false"/>
                  <w:i w:val="false"/>
                  <w:iCs w:val="false"/>
                  <w:color w:val="000000"/>
                  <w:sz w:val="18"/>
                  <w:szCs w:val="18"/>
                </w:rPr>
                <w:delText xml:space="preserve">the composite cylinder-hemisphere tank's volume must still be calculated before a full comparison — and</w:delText>
              </w:r>
            </w:del>
            <w:ins w:id="9347" w:author="Claude (AI) - proposed" w:date="2026-10-14T07:56:55Z">
              <w:r>
                <w:rPr>
                  <w:rFonts w:ascii="Arial" w:cs="Arial" w:eastAsia="Arial" w:hAnsi="Arial"/>
                  <w:b w:val="false"/>
                  <w:bCs w:val="false"/>
                  <w:i w:val="false"/>
                  <w:iCs w:val="false"/>
                  <w:color w:val="000000"/>
                  <w:sz w:val="18"/>
                  <w:szCs w:val="18"/>
                </w:rPr>
                <w:t xml:space="preserve">a side-by-side comparison of both tanks' surface areas and volumes is still needed for</w:t>
              </w:r>
            </w:ins>
            <w:r>
              <w:rPr>
                <w:rFonts w:ascii="Arial" w:cs="Arial" w:eastAsia="Arial" w:hAnsi="Arial"/>
                <w:b w:val="false"/>
                <w:bCs w:val="false"/>
                <w:i w:val="false"/>
                <w:iCs w:val="false"/>
                <w:color w:val="000000"/>
                <w:sz w:val="18"/>
                <w:szCs w:val="18"/>
              </w:rPr>
              <w:t xml:space="preserve"> a complete answer to the driving question</w:t>
            </w:r>
            <w:del w:id="9348" w:author="Claude (AI) - proposed" w:date="2026-10-14T07:56:55Z">
              <w:r>
                <w:rPr>
                  <w:rFonts w:ascii="Arial" w:cs="Arial" w:eastAsia="Arial" w:hAnsi="Arial"/>
                  <w:b w:val="false"/>
                  <w:bCs w:val="false"/>
                  <w:i w:val="false"/>
                  <w:iCs w:val="false"/>
                  <w:color w:val="000000"/>
                  <w:sz w:val="18"/>
                  <w:szCs w:val="18"/>
                </w:rPr>
                <w:delText xml:space="preserve"> — can be made</w:delText>
              </w:r>
            </w:del>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8bwwlss-3fl3zbxpuyp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pe6wnidvaa1bdoa75if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Volume of Frustums of a Pyramid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pyramid in real-world contexts related to construction and agribusiness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volume of a frustum of a pyramid using the subtraction of pyramid volumes, and apply it to calculate the volume of frustum-shaped structures such as grain stores and architectural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derive the formula V = (h/3)(A₁ + A₂ + √(A₁A₂)) for the volume of a frustum of a pyramid; (b) calculate the volume of frustum-shaped solids given relevant dimensions; (c) solve real-life problems involving frustum grain stores and construction structures in Kenya.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mathematical reasoning about frustum volumes supports efficient and cost-effective design decisions made by engineers, architects, and agribusiness professionals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surface area and volume of solids in day-to-day activities? 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learners investigated the volume of a frustum of a cone. In Lesson 8, learners extend this understanding to frustums of pyramids — </w:t>
            </w:r>
            <w:del w:id="9349" w:author="Claude (AI) - proposed" w:date="2026-10-14T07:56:55Z">
              <w:r>
                <w:rPr>
                  <w:rFonts w:ascii="Arial" w:cs="Arial" w:eastAsia="Arial" w:hAnsi="Arial"/>
                  <w:b w:val="false"/>
                  <w:bCs w:val="false"/>
                  <w:i w:val="false"/>
                  <w:iCs w:val="false"/>
                  <w:color w:val="000000"/>
                  <w:sz w:val="18"/>
                  <w:szCs w:val="18"/>
                </w:rPr>
                <w:delText xml:space="preserve">the shape used in many traditional</w:delText>
              </w:r>
            </w:del>
            <w:ins w:id="9350" w:author="Claude (AI) - proposed" w:date="2026-10-14T07:56:55Z">
              <w:r>
                <w:rPr>
                  <w:rFonts w:ascii="Arial" w:cs="Arial" w:eastAsia="Arial" w:hAnsi="Arial"/>
                  <w:b w:val="false"/>
                  <w:bCs w:val="false"/>
                  <w:i w:val="false"/>
                  <w:iCs w:val="false"/>
                  <w:color w:val="000000"/>
                  <w:sz w:val="18"/>
                  <w:szCs w:val="18"/>
                </w:rPr>
                <w:t xml:space="preserve">a shape seen in some</w:t>
              </w:r>
            </w:ins>
            <w:r>
              <w:rPr>
                <w:rFonts w:ascii="Arial" w:cs="Arial" w:eastAsia="Arial" w:hAnsi="Arial"/>
                <w:b w:val="false"/>
                <w:bCs w:val="false"/>
                <w:i w:val="false"/>
                <w:iCs w:val="false"/>
                <w:color w:val="000000"/>
                <w:sz w:val="18"/>
                <w:szCs w:val="18"/>
              </w:rPr>
              <w:t xml:space="preserve"> grain stores (</w:t>
            </w:r>
            <w:del w:id="9351" w:author="Claude (AI) - proposed" w:date="2026-10-14T07:56:55Z">
              <w:r>
                <w:rPr>
                  <w:rFonts w:ascii="Arial" w:cs="Arial" w:eastAsia="Arial" w:hAnsi="Arial"/>
                  <w:b w:val="false"/>
                  <w:bCs w:val="false"/>
                  <w:i w:val="false"/>
                  <w:iCs w:val="false"/>
                  <w:color w:val="000000"/>
                  <w:sz w:val="18"/>
                  <w:szCs w:val="18"/>
                </w:rPr>
                <w:delText xml:space="preserve">mapunjas) and modern architectural plinths across</w:delText>
              </w:r>
            </w:del>
            <w:ins w:id="9352" w:author="Claude (AI) - proposed" w:date="2026-10-14T07:56:55Z">
              <w:r>
                <w:rPr>
                  <w:rFonts w:ascii="Arial" w:cs="Arial" w:eastAsia="Arial" w:hAnsi="Arial"/>
                  <w:b w:val="false"/>
                  <w:bCs w:val="false"/>
                  <w:i w:val="false"/>
                  <w:iCs w:val="false"/>
                  <w:color w:val="000000"/>
                  <w:sz w:val="18"/>
                  <w:szCs w:val="18"/>
                </w:rPr>
                <w:t xml:space="preserve">ghala), hoppers and architectural plinths in</w:t>
              </w:r>
            </w:ins>
            <w:r>
              <w:rPr>
                <w:rFonts w:ascii="Arial" w:cs="Arial" w:eastAsia="Arial" w:hAnsi="Arial"/>
                <w:b w:val="false"/>
                <w:bCs w:val="false"/>
                <w:i w:val="false"/>
                <w:iCs w:val="false"/>
                <w:color w:val="000000"/>
                <w:sz w:val="18"/>
                <w:szCs w:val="18"/>
              </w:rPr>
              <w:t xml:space="preserve"> Kenya. By deriving and applying the pyramid-frustum volume formula, learners gather new evidence to compare the frustum-tank design at the Kisumu factory with other frustum-shaped containers, further advancing their answer to the driving question about why shape affects material use and storage capacity.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all learners have access to a calculator. If the YouTube video is played, confirm the audio volume is appropriate for the classroom setting and that the video has been pre-screened for content suitability.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cone-frustum volume formula from Lesson 7 and predicting whether a similar approach will work for pyramid frustums. They then watch a curated YouTube video demonstrating the derivation of the pyramid-frustum volume formula. Through guided sensemaking, learners derive the formula V = (h/3)(A₁ + A₂ + √(A₁A₂)) by subtracting the volume of the smaller removed pyramid from the larger whole pyramid. They apply the formula to two Kenya-context problems: (1) a frustum-shaped grain store (</w:t>
            </w:r>
            <w:del w:id="9353" w:author="Claude (AI) - proposed" w:date="2026-10-14T07:56:55Z">
              <w:r>
                <w:rPr>
                  <w:rFonts w:ascii="Arial" w:cs="Arial" w:eastAsia="Arial" w:hAnsi="Arial"/>
                  <w:b w:val="false"/>
                  <w:bCs w:val="false"/>
                  <w:i w:val="false"/>
                  <w:iCs w:val="false"/>
                  <w:color w:val="000000"/>
                  <w:sz w:val="18"/>
                  <w:szCs w:val="18"/>
                </w:rPr>
                <w:delText xml:space="preserve">mapunjas</w:delText>
              </w:r>
            </w:del>
            <w:ins w:id="9354" w:author="Claude (AI) - proposed" w:date="2026-10-14T07:56:55Z">
              <w:r>
                <w:rPr>
                  <w:rFonts w:ascii="Arial" w:cs="Arial" w:eastAsia="Arial" w:hAnsi="Arial"/>
                  <w:b w:val="false"/>
                  <w:bCs w:val="false"/>
                  <w:i w:val="false"/>
                  <w:iCs w:val="false"/>
                  <w:color w:val="000000"/>
                  <w:sz w:val="18"/>
                  <w:szCs w:val="18"/>
                </w:rPr>
                <w:t xml:space="preserve">ghala</w:t>
              </w:r>
            </w:ins>
            <w:r>
              <w:rPr>
                <w:rFonts w:ascii="Arial" w:cs="Arial" w:eastAsia="Arial" w:hAnsi="Arial"/>
                <w:b w:val="false"/>
                <w:bCs w:val="false"/>
                <w:i w:val="false"/>
                <w:iCs w:val="false"/>
                <w:color w:val="000000"/>
                <w:sz w:val="18"/>
                <w:szCs w:val="18"/>
              </w:rPr>
              <w:t xml:space="preserve">) used by a maize farmer in the Rift Valley, and (2) a frustum-shaped concrete base for a water tower in Siaya County — directly echoing the anchoring phenomenon. Learners update their Driving Question Boards and revise their cumulative models to incorporate pyramid-frustum volume alongside cone-frustum volume from the previous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htndbvzcn_n_jn6eoyvb">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xnmalrp6aiq_aqcd5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achwff4fdlhregljtu4j">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edqguyqxa3ugibvfhhn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diagram of a frustum of a square pyramid (wider square base, narrower square top, vertical height h) labelled as a </w:t>
            </w:r>
            <w:del w:id="9355" w:author="Claude (AI) - proposed" w:date="2026-10-14T07:56:55Z">
              <w:r>
                <w:rPr>
                  <w:rFonts w:ascii="Arial" w:cs="Arial" w:eastAsia="Arial" w:hAnsi="Arial"/>
                  <w:b w:val="false"/>
                  <w:bCs w:val="false"/>
                  <w:i w:val="false"/>
                  <w:iCs w:val="false"/>
                  <w:color w:val="000000"/>
                  <w:sz w:val="18"/>
                  <w:szCs w:val="18"/>
                </w:rPr>
                <w:delText xml:space="preserve">traditional mapunjas grain store</w:delText>
              </w:r>
            </w:del>
            <w:ins w:id="9356" w:author="Claude (AI) - proposed" w:date="2026-10-14T07:56:55Z">
              <w:r>
                <w:rPr>
                  <w:rFonts w:ascii="Arial" w:cs="Arial" w:eastAsia="Arial" w:hAnsi="Arial"/>
                  <w:b w:val="false"/>
                  <w:bCs w:val="false"/>
                  <w:i w:val="false"/>
                  <w:iCs w:val="false"/>
                  <w:color w:val="000000"/>
                  <w:sz w:val="18"/>
                  <w:szCs w:val="18"/>
                </w:rPr>
                <w:t xml:space="preserve">grain store (ghala)</w:t>
              </w:r>
            </w:ins>
            <w:r>
              <w:rPr>
                <w:rFonts w:ascii="Arial" w:cs="Arial" w:eastAsia="Arial" w:hAnsi="Arial"/>
                <w:b w:val="false"/>
                <w:bCs w:val="false"/>
                <w:i w:val="false"/>
                <w:iCs w:val="false"/>
                <w:color w:val="000000"/>
                <w:sz w:val="18"/>
                <w:szCs w:val="18"/>
              </w:rPr>
              <w:t xml:space="preserve"> from the Rift Valley. They are asked: 'This frustum grain store has a square base of side 2 m, a square top of side 1 m, and a height of 1.5 m. Predict: do you think the formula for its volume will look the same as the cone-frustum formula we used in Lesson 7? Write your prediction and your reasoning in your exercise book. You have 3 minutes — work independently.' Learners write individual predictions,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of the </w:t>
            </w:r>
            <w:del w:id="9357" w:author="Claude (AI) - proposed" w:date="2026-10-14T07:56:55Z">
              <w:r>
                <w:rPr>
                  <w:rFonts w:ascii="Arial" w:cs="Arial" w:eastAsia="Arial" w:hAnsi="Arial"/>
                  <w:b w:val="false"/>
                  <w:bCs w:val="false"/>
                  <w:i w:val="false"/>
                  <w:iCs w:val="false"/>
                  <w:color w:val="000000"/>
                  <w:sz w:val="18"/>
                  <w:szCs w:val="18"/>
                </w:rPr>
                <w:delText xml:space="preserve">mapunjas</w:delText>
              </w:r>
            </w:del>
            <w:ins w:id="9358" w:author="Claude (AI) - proposed" w:date="2026-10-14T07:56:55Z">
              <w:r>
                <w:rPr>
                  <w:rFonts w:ascii="Arial" w:cs="Arial" w:eastAsia="Arial" w:hAnsi="Arial"/>
                  <w:b w:val="false"/>
                  <w:bCs w:val="false"/>
                  <w:i w:val="false"/>
                  <w:iCs w:val="false"/>
                  <w:color w:val="000000"/>
                  <w:sz w:val="18"/>
                  <w:szCs w:val="18"/>
                </w:rPr>
                <w:t xml:space="preserve">ghala</w:t>
              </w:r>
            </w:ins>
            <w:r>
              <w:rPr>
                <w:rFonts w:ascii="Arial" w:cs="Arial" w:eastAsia="Arial" w:hAnsi="Arial"/>
                <w:b w:val="false"/>
                <w:bCs w:val="false"/>
                <w:i w:val="false"/>
                <w:iCs w:val="false"/>
                <w:color w:val="000000"/>
                <w:sz w:val="18"/>
                <w:szCs w:val="18"/>
              </w:rPr>
              <w:t xml:space="preserve"> frustum on the board or projector. Say: '</w:t>
            </w:r>
            <w:del w:id="9359" w:author="Claude (AI) - proposed" w:date="2026-10-14T07:56:55Z">
              <w:r>
                <w:rPr>
                  <w:rFonts w:ascii="Arial" w:cs="Arial" w:eastAsia="Arial" w:hAnsi="Arial"/>
                  <w:b w:val="false"/>
                  <w:bCs w:val="false"/>
                  <w:i w:val="false"/>
                  <w:iCs w:val="false"/>
                  <w:color w:val="000000"/>
                  <w:sz w:val="18"/>
                  <w:szCs w:val="18"/>
                </w:rPr>
                <w:delText xml:space="preserve">Yesterday</w:delText>
              </w:r>
            </w:del>
            <w:ins w:id="9360" w:author="Claude (AI) - proposed" w:date="2026-10-14T07:56:55Z">
              <w:r>
                <w:rPr>
                  <w:rFonts w:ascii="Arial" w:cs="Arial" w:eastAsia="Arial" w:hAnsi="Arial"/>
                  <w:b w:val="false"/>
                  <w:bCs w:val="false"/>
                  <w:i w:val="false"/>
                  <w:iCs w:val="false"/>
                  <w:color w:val="000000"/>
                  <w:sz w:val="18"/>
                  <w:szCs w:val="18"/>
                </w:rPr>
                <w:t xml:space="preserve">In Lesson 7</w:t>
              </w:r>
            </w:ins>
            <w:r>
              <w:rPr>
                <w:rFonts w:ascii="Arial" w:cs="Arial" w:eastAsia="Arial" w:hAnsi="Arial"/>
                <w:b w:val="false"/>
                <w:bCs w:val="false"/>
                <w:i w:val="false"/>
                <w:iCs w:val="false"/>
                <w:color w:val="000000"/>
                <w:sz w:val="18"/>
                <w:szCs w:val="18"/>
              </w:rPr>
              <w:t xml:space="preserve"> we found the volume of a cone frustum — the same shape used in those Kisumu storage tanks. Today we are looking at a different frustum: one cut from a pyramid, not a cone. Before we do any mathematics, I want you to think and predict.' Distribute the diagram handout. Set a 3-minute silent individual writing timer. After 3 minutes, say: 'Now turn to your shoulder partner and share your prediction. You have 1 minute.' After partner share, cold-call 3 learners: 'Wanjiku, what did you predict and why?' — 'Otieno, do you agree or disagree with Wanjiku? Why?' — 'Achieng, what was different about your reasoning?' Apply 10–15 seconds of WAIT TIME after each question before prompting. Record key prediction phrases on the board under the heading: 'Our Predictions — Pyramid Frustum Volume'. Do NOT confirm or correct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Learners first commit to individual reasoning (reducing anchoring bias), then test their thinking against a peer, then hear three contrasting views publicly. This activates prior knowledge of cone frustums and surfaces misconceptions (e.g., 'the formula must use πr²') before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show engagement with the structural analogy to cone frustums. Listen for whether learners correctly identify that the circular cross-section (πr²) will be replaced by a square or rectangular area. Flag learners who predict a completely unrelated formula — they may need scaffolding during the derivation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yfreqp5w_a3zkddxw64-">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nums-c_yr42otxl9wlo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sft5dzfhh2fjeg7foebr">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gfkyh4yxmq8s1wtjter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YouTube video (pre-selected by the teacher) that demonstrates the derivation of the volume of a frustum of a pyramid by: (1) visualising the frustum as a large pyramid with its top cut off; (2) expressing the height of the full pyramid in terms of the frustum height and the scale factor of the two bases; (3) subtracting V_small from V_large to obtain V_frustum = (h/3)(A₁ + A₂ + √(A₁A₂)). While watching, learners complete a structured note-taking frame: 'The frustum is formed by removing a _____ from a larger _____. The formula for the volume of a full pyramid is _____. The volume of the frustum = V_large − V_small = _____.' After the video, learners compare their notes with a tablemate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distribute the note-taking frame and say: 'As you watch, fill in this frame. Do not write everything — just the key mathematical steps. We will pause if needed.' Play the video. Pause at the moment the subtraction V_large − V_small is first written on screen and ask: 'Freeze — where have we seen this idea of subtracting two volumes before? Think for 10 seconds.' (WAIT TIME 10 seconds.) Cold-call 2 learners: 'Kamau, where did we subtract volumes in this unit?' — 'Nafula, can you connect that to what we just saw?' Resume the video to its conclusion. After the video, say: 'Compare your note-taking frame with your tablemate. Agree on the completed formula. You have 2 minutes.' Then write the formula V = (h/3)(A₁ + A₂ + √(A₁A₂)) on the board. Say: 'Let us unpack each term. What is A₁? What is A₂? What does √(A₁A₂) represent geometrically?' Cold-call 3 learners for each term. Apply 12 seconds of WAIT TIME after each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Frame + Video Pause-and-Connect: The partially completed frame focuses learner attention on the logical structure of the derivation rather than passive watching. The mid-video pause explicitly connects the subtraction strategy to prior lessons, building a coherent mental schema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note-taking frames show the correct formula with A₁ and A₂ correctly identified as the areas of the two parallel bases. Circulate during the tablemate comparison — learners who have left the √(A₁A₂) term blank or written 'πr²' need immediate re-teaching of the geometric mean term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e84k7yo1_vm4_af3fb5t">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lof1kqnlcyqn_4zsgg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qlfubsjo-e3v4owqyxpw">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ro7-j0pam5gsyuoqamp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Kenya-context application problems in pairs, then one learner from each pair presents a solution step to the class. Problem 1 (Agribusiness — Rift Valley): A frustum-shaped </w:t>
            </w:r>
            <w:del w:id="9361" w:author="Claude (AI) - proposed" w:date="2026-10-14T07:56:55Z">
              <w:r>
                <w:rPr>
                  <w:rFonts w:ascii="Arial" w:cs="Arial" w:eastAsia="Arial" w:hAnsi="Arial"/>
                  <w:b w:val="false"/>
                  <w:bCs w:val="false"/>
                  <w:i w:val="false"/>
                  <w:iCs w:val="false"/>
                  <w:color w:val="000000"/>
                  <w:sz w:val="18"/>
                  <w:szCs w:val="18"/>
                </w:rPr>
                <w:delText xml:space="preserve">mapunjas grain store</w:delText>
              </w:r>
            </w:del>
            <w:ins w:id="9362" w:author="Claude (AI) - proposed" w:date="2026-10-14T07:56:55Z">
              <w:r>
                <w:rPr>
                  <w:rFonts w:ascii="Arial" w:cs="Arial" w:eastAsia="Arial" w:hAnsi="Arial"/>
                  <w:b w:val="false"/>
                  <w:bCs w:val="false"/>
                  <w:i w:val="false"/>
                  <w:iCs w:val="false"/>
                  <w:color w:val="000000"/>
                  <w:sz w:val="18"/>
                  <w:szCs w:val="18"/>
                </w:rPr>
                <w:t xml:space="preserve">grain store (ghala)</w:t>
              </w:r>
            </w:ins>
            <w:r>
              <w:rPr>
                <w:rFonts w:ascii="Arial" w:cs="Arial" w:eastAsia="Arial" w:hAnsi="Arial"/>
                <w:b w:val="false"/>
                <w:bCs w:val="false"/>
                <w:i w:val="false"/>
                <w:iCs w:val="false"/>
                <w:color w:val="000000"/>
                <w:sz w:val="18"/>
                <w:szCs w:val="18"/>
              </w:rPr>
              <w:t xml:space="preserve"> used by a maize farmer in Nakuru has a square base of side 3 m, a square top of side 1.5 m, and a vertical height of 2 m. Calculate the volume of grain it can hold in cubic metres, and convert to litres (1 m³ = 1 000 L). Problem 2 (Construction — Siaya County): A frustum-shaped concrete base for a water tower in Siaya County has a rectangular base 4 m × 3 m, a rectangular top 2 m × 1.5 m, and a height of 2.5 m. Calculate its volume. After solving, learners write one sentence connecting their answer to the phenomenon: 'This tells us that the frustum of a pyramid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now apply our formula to two real structures in Kenya — one on a farm in Nakuru, one in Siaya County, very close to the Kisumu factory we have been investigating all term.' Display both problems on the board. Say: 'Work in pairs. For each problem, write out: (1) the formula, (2) A₁ and A₂ calculated, (3) substitution, (4) final answer with units. You have 12 minutes.' Circulate and target struggling pairs first. After 12 minutes, cold-call one learner to write Problem 1 Step 1 on the board, a different learner for Step 2, continuing until the solution is complete (minimum 4 different learners contribute). Apply 10 seconds of WAIT TIME before each cold-call. After Problem 1 is fully solved, repeat the process for Problem 2 with new learners. After both problems, say: 'Now individually, write one sentence starting with: This tells us that the frustum of a pyramid shape… connecting your answer to the Kisumu factory tanks. You have 2 minutes.' Cold-call 3 learners to read their sentences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 Solving + Relay Presentation: Pairs reduce cognitive load during first application, while the relay presentation (each learner contributes one step publicly) distributes accountability and ensures every step of the formula is examined by the whole class. The phenomenon-connection sentence forces explicit transfer from abstract calculation to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363" w:author="Claude (AI) - proposed" w:date="2026-10-14T07:56:55Z">
              <w:r>
                <w:rPr>
                  <w:rFonts w:ascii="Arial" w:cs="Arial" w:eastAsia="Arial" w:hAnsi="Arial"/>
                  <w:b w:val="false"/>
                  <w:bCs w:val="false"/>
                  <w:i w:val="false"/>
                  <w:iCs w:val="false"/>
                  <w:color w:val="000000"/>
                  <w:sz w:val="18"/>
                  <w:szCs w:val="18"/>
                </w:rPr>
                <w:delText xml:space="preserve">Observable indicator: Learners correctly compute A₁ and A₂ as areas of rectangular/square faces (not perimeters or volumes), correctly evaluate √(A₁A₂) using a calculator, and produce answers with correct units (m³ and L). Flag pairs who multiply h by (A₁ + A₂) without the √(A₁A₂) term — this is the most common structural error and requires targeted re-teaching of the geometric mean term.</w:delText>
              </w:r>
            </w:del>
            <w:ins w:id="9364" w:author="Claude (AI) - proposed" w:date="2026-10-14T07:56:55Z">
              <w:r>
                <w:rPr>
                  <w:rFonts w:ascii="Arial" w:cs="Arial" w:eastAsia="Arial" w:hAnsi="Arial"/>
                  <w:b w:val="false"/>
                  <w:bCs w:val="false"/>
                  <w:i w:val="false"/>
                  <w:iCs w:val="false"/>
                  <w:color w:val="000000"/>
                  <w:sz w:val="18"/>
                  <w:szCs w:val="18"/>
                </w:rPr>
                <w:t xml:space="preserve">Teacher key: Problem 1: A₁ = 9 m², A₂ = 2.25 m², √(A₁A₂) = 4.5 m², V = (2 ÷ 3)(9 + 2.25 + 4.5) = 10.5 m³ = 10,500 litres. Problem 2 (the two bases are similar rectangles, 4 × 3 and 2 × 1.5): A₁ = 12 m², A₂ = 3 m², √(A₁A₂) = 6 m², V = (2.5 ÷ 3)(12 + 3 + 6) = 17.5 m³. The Predict-phase store (2 m, 1 m, 1.5 m) holds 3.5 m³. A sentence that earns credit: 'The tank at the factory is also a frustum, so we find its volume the same way, by subtracting the small solid that was cut off.' Observable indicator: Learners correctly compute A₁ and A₂ as areas of rectangular/square faces (not perimeters or volumes), correctly evaluate √(A₁A₂) using a calculator, and produce answers with correct units (m³ and L). Flag pairs who multiply h by (A₁ + A₂) without the √(A₁A₂) term — this is the most common structural error and requires targeted re-teaching of the geometric mean term.</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tayptx1b9avn4zoc4gio">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6nm_aczxvtv7kjm2sk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favzmo-mlvz2s1krla6f">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en4haxs6998rrf7ro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receives one sticky note. They write a single evidence statement in the format: 'We now know that [evidence from today's lesson], which helps answer the driving question because [connection to material use / storage capacity].' Example: 'We now know that a pyramid frustum with base 3 m × 3 m, top 1.5 m × 1.5 m, and height 2 m holds 10.5 m³ (10 500 L), which helps answer the driving question because a manufacturer can calculate exactly how much material to enclose that volume.' Learners post their sticky notes and the class does a 3-minute gallery read of five posted notes, with the teacher facilitating a brief whole-class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on Lesson 8 of 10. Our Driving Question Board has been growing all term. Today we add evidence about pyramid frustum volumes.' Distribute sticky notes. Say: 'Write your evidence statement using the sentence frame on the board. You have 3 minutes — write independently.' After 3 minutes, ask learners to post their notes on the DQB under the column heading: 'Volume Evidence'. Say: 'Quickly read five notes posted by your classmates. You have 3 minutes.' After the gallery read, cold-call 2 learners: 'Mwangi, which note surprised you most and why?' — 'Chebet, which note best connects volume to the Kisumu factory situation?' Apply 12 seconds of WAIT TIME. Summarise by pointing to the DQB and saying: 'Notice that we now have volume evidence for cones, cone-frustums, and pyramid-frustums. In Lessons 9 and 10 we will bring all of this together to fully answer our driving question about the Kisumu factory tanks.'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Accumulation on the DQB: The structured sentence frame ('We now know… which helps answer the driving question because…') requires learners to do two cognitive moves simultaneously — retrieve today's evidence AND connect it to the overarching question. The gallery read surfaces the range of evidence the class has collectively gathered, reinforcing that science and mathematics learning is cumulative.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Sticky notes contain a specific numerical value from today's lesson (not a vague statement) AND an explicit connection to the phenomenon (material use, storage capacity, or manufacturing cost). Vague notes such as 'volume is important' indicate the learner has not yet made the phenomenon connection and should be followed up in Phase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wi1lovezrzesafwmnbsw">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cjpaxspktpc2oid1yt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7ujoifxutpsbmkzjjd2n">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skwor_gtgfpwtbjw5yg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diagrams from Lesson 7. Their existing models show the cone-frustum and its volume formula. Today, learners add a new panel to their model: a clearly labelled diagram of a pyramid frustum showing dimensions A₁ (larger base area), A₂ (smaller base area), and h (vertical height), with the formula V = (h/3)(A₁ + A₂ + √(A₁A₂)) written below. Alongside the diagram, learners write two sentences: (1) How the pyramid-frustum volume formula is structurally similar to the cone-frustum formula from Lesson 7; (2) Which frustum shape (cone or pyramid) they predict would be chosen by the Kisumu factory manufacturer and why — this serves as a bridge prediction for Lessons 9–10.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You are going to add a new panel for pyramid frustums — this grows your model just like our understanding of the Kisumu factory tanks has grown.' Allow 8 minutes for learners to draw the labelled diagram and write both sentences. Circulate and prompt with: 'How does your pyramid-frustum panel connect to the cone-frustum panel you drew last lesson?' and 'If you were the manufacturer in Kisumu, which shape would you use for a 5 000-litre tank and why?' After 8 minutes, cold-call 3 learners to share their bridge prediction sentence: 'Odhiambo, which shape do you predict the manufacturer would choose?' — 'Auma, do you agree? What evidence from today supports your prediction?' — 'Kariuki, what would you need to know to be certain?' Apply 10–12 seconds of WAIT TIME after each question. Close by saying: 'In Lessons 9 and 10, you will have all the evidence you need to fully answer the driving question. Make sure your model is complete and ready — it is your evidence record for the whole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Bridge Prediction: Adding a new panel to an existing model makes the growth of understanding visible and concrete. The bridge prediction (which shape would the manufacturer choose?) activates forward-looking reasoning, priming learners to look for comparative volume-surface area data in Lessons 9–10 rather than treating each lesson as isolated. This mirrors how engineers use iterative modelling in professional design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pyramid-frustum diagram is correctly labelled with A₁, A₂, and h (not r, not l). The formula is written correctly, including the √(A₁A₂) term. The structural similarity sentence references the cone-frustum formula from Lesson 7 (indicating cross-lesson retrieval). The bridge prediction sentence references at least one specific mathematical property (volume, surface area, or dimensions) rather than a purely aesthetic or intuitive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transfer the subtraction-of-volumes strategy from cone frustums (Lesson 7) to pyramid frustums, or did they treat the new formula as an isolated memorisation task? If the latter, the connection between Lessons 7 and 8 needs to be made more explicit in the Observe phase next time. (2) Was the √(A₁A₂) geometric mean term understood conceptually, or only procedurally? If learners could apply it but not explain it, consider adding a brief visual showing √(A₁A₂) as the area of an 'intermediate' cross-section midway between the two bases. (3) Were the Kenya-context problems (Nakuru grain store, Siaya water tower base) sufficiently connected to the Kisumu factory phenomenon, or did learners treat them as separate unrelated word problems? Check DQB sticky notes — if fewer than 70% contain an explicit phenomenon connection, restructure the phenomenon-connection sentence prompt in Phase 3 for future lessons. (4) Did all learners contribute at least one public response during the relay presentation in Phase 3? Note names of learners who were not cold-called today and prioritise them in Lesson 9. (5) Are learners' cumulative models growing in sophistication across lessons, or are some learners starting fresh each time? Consider doing a brief model audit at the start of Lesson 9 before new content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w:t>
            </w:r>
            <w:del w:id="9365" w:author="Claude (AI) - proposed" w:date="2026-10-14T07:56:55Z">
              <w:r>
                <w:rPr>
                  <w:rFonts w:ascii="Arial" w:cs="Arial" w:eastAsia="Arial" w:hAnsi="Arial"/>
                  <w:b w:val="false"/>
                  <w:bCs w:val="false"/>
                  <w:i w:val="false"/>
                  <w:iCs w:val="false"/>
                  <w:color w:val="000000"/>
                  <w:sz w:val="18"/>
                  <w:szCs w:val="18"/>
                </w:rPr>
                <w:delText xml:space="preserve">reasoning that manufacturers choose between frustum shapes (cone-based vs. pyramid-based) based on comparative volume-to-surface-area efficiency, a question they will fully resolve in Lessons 9 and 10</w:delText>
              </w:r>
            </w:del>
            <w:ins w:id="9366" w:author="Claude (AI) - proposed" w:date="2026-10-14T07:56:55Z">
              <w:r>
                <w:rPr>
                  <w:rFonts w:ascii="Arial" w:cs="Arial" w:eastAsia="Arial" w:hAnsi="Arial"/>
                  <w:b w:val="false"/>
                  <w:bCs w:val="false"/>
                  <w:i w:val="false"/>
                  <w:iCs w:val="false"/>
                  <w:color w:val="000000"/>
                  <w:sz w:val="18"/>
                  <w:szCs w:val="18"/>
                </w:rPr>
                <w:t xml:space="preserve">noting that the tank is also a frustum (of a cone), so the same subtract-the-small-solid idea gives its volume; the full comparison of the two Kisumu tanks is completed in Lesson 9</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aorytu8kj4ttmu3pgbr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6v7z_lmwsostvjnc4qt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Volume of Composite Solids — Solving the Kisumu Tank Mystery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compute the volume of composite solids using a decomposition strategy, and to apply this knowledge alongside surface area understanding to fully explain the anchoring phenomenon — why a frustum tank uses less metal sheet than a composite cylinder-hemisphere tank of equal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that composite solids are formed by combining two or more simple solids; (b) that the volume of a composite solid is found by decomposing it into recognisable simple solids and summing their individual volumes; (c) the volume formulas for cylinders, hemispheres, cones, frustums, and cuboids; (d) that volume and surface area are independent properties of a solid — the same volume can be enclosed by different amounts of surface area depending on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decompose a composite solid into its constituent simple solids; (b) correctly identify and apply the relevant volume formula for each constituent part; (c) calculate the total volume of composite solids such as cylinder + hemisphere and cone + cylinder; (d) compute side-by-side comparisons of surface area and volume for the two tank designs in the anchoring phenomenon; (e) interpret and communicate mathematical results in real-world engineering and manufacturing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power of mathematical decomposition as a problem-solving strategy; (b) how geometry and measurement directly inform cost-effective design decisions made by Kenyan manufacturers and engineers; (c) the value of precision and attention to units when making decisions that affect communities in rural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 — and how do manufacturers in Kenya use this knowledge to design tanks that minimise material cost while maximising storage capacity?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evidence-gathering lesson (Lesson 9 of 10). Learners have previously computed surface areas and volumes of individual solids (cylinders, cones, frustums, spheres, hemispheres). Today they unite all prior evidence by: (1) using a YouTube video to master the decomposition strategy for composite solid volumes; (2) computing the volume of both tank designs from the Kisumu factory scenario; and (3) placing surface area and volume results side by side to fully explain why the frustum tank uses less material while holding the same volume. This lesson resolves the central tension of the anchoring phenomenon and prepares learners for the culminating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video content is pre-loaded on ARES offline platform before the lesson. Remind learners to handle any physical solid models carefully if used. Encourage respectful mathematical discourse — no ridicule of calculation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culminating evidence lesson, learners watch a short video on composite solid volumes, then apply a decomposition strategy to compute the volumes of the two Kisumu factory tank designs (cylinder + hemisphere, and frustum). Working in groups, they place their computed volumes alongside previously gathered surface area data to construct a full side-by-side comparison. Through guided sensemaking, learners articulate — for the first time with complete mathematical evidence — why the frustum tank uses less metal sheet despite holding the same 5,000 litres. The lesson closes with learners revising their cumulative models and updating the Driving Question Board with answers they can now confidently support with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cl_p3paiq7fmlcv9xmh">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lzi8h0givhyyip6d2y6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bit__fevlhqtpwme6fgb">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qzwp4ez3rodzcdwtxr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recap slide showing the two Kisumu factory tanks side by side — the composite cylinder-hemisphere tank and the frustum tank — both labelled as holding 5,000 litres. Each learner independently answers three predict questions in their exercise books: (1) 'How do you think we can find the volume of a solid made of two shapes joined together — like the cylinder-hemisphere tank?' (2) 'If both tanks hold </w:t>
            </w:r>
            <w:del w:id="9367" w:author="Claude (AI) - proposed" w:date="2026-10-14T07:56:55Z">
              <w:r>
                <w:rPr>
                  <w:rFonts w:ascii="Arial" w:cs="Arial" w:eastAsia="Arial" w:hAnsi="Arial"/>
                  <w:b w:val="false"/>
                  <w:bCs w:val="false"/>
                  <w:i w:val="false"/>
                  <w:iCs w:val="false"/>
                  <w:color w:val="000000"/>
                  <w:sz w:val="18"/>
                  <w:szCs w:val="18"/>
                </w:rPr>
                <w:delText xml:space="preserve">exactly </w:delText>
              </w:r>
            </w:del>
            <w:r>
              <w:rPr>
                <w:rFonts w:ascii="Arial" w:cs="Arial" w:eastAsia="Arial" w:hAnsi="Arial"/>
                <w:b w:val="false"/>
                <w:bCs w:val="false"/>
                <w:i w:val="false"/>
                <w:iCs w:val="false"/>
                <w:color w:val="000000"/>
                <w:sz w:val="18"/>
                <w:szCs w:val="18"/>
              </w:rPr>
              <w:t xml:space="preserve">5,000 litres, what does that tell you about their volumes?' (3) 'Do you think a solid with a larger volume always has a larger surface area? Explain your thinking.' Learners write their predictions without peer consultation, committing to an individual position before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tank diagrams on the board (or ARES screen). Say: 'Before we calculate anything, I want you to think independently. Look at these two tanks from the Kisumu factory. Both hold 5,000 litres. In your exercise books, answer the three questions on the board — you have </w:t>
            </w:r>
            <w:del w:id="9368" w:author="Claude (AI) - proposed" w:date="2026-10-14T07:56:55Z">
              <w:r>
                <w:rPr>
                  <w:rFonts w:ascii="Arial" w:cs="Arial" w:eastAsia="Arial" w:hAnsi="Arial"/>
                  <w:b w:val="false"/>
                  <w:bCs w:val="false"/>
                  <w:i w:val="false"/>
                  <w:iCs w:val="false"/>
                  <w:color w:val="000000"/>
                  <w:sz w:val="18"/>
                  <w:szCs w:val="18"/>
                </w:rPr>
                <w:delText xml:space="preserve">4</w:delText>
              </w:r>
            </w:del>
            <w:ins w:id="9369" w:author="Claude (AI) - proposed" w:date="2026-10-14T07:56: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working alone.' [Allow </w:t>
            </w:r>
            <w:del w:id="9370" w:author="Claude (AI) - proposed" w:date="2026-10-14T07:56:55Z">
              <w:r>
                <w:rPr>
                  <w:rFonts w:ascii="Arial" w:cs="Arial" w:eastAsia="Arial" w:hAnsi="Arial"/>
                  <w:b w:val="false"/>
                  <w:bCs w:val="false"/>
                  <w:i w:val="false"/>
                  <w:iCs w:val="false"/>
                  <w:color w:val="000000"/>
                  <w:sz w:val="18"/>
                  <w:szCs w:val="18"/>
                </w:rPr>
                <w:delText xml:space="preserve">4</w:delText>
              </w:r>
            </w:del>
            <w:ins w:id="9371" w:author="Claude (AI) - proposed" w:date="2026-10-14T07:56: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silent individual writing.] After time is up, use cold-call: select 4 learners (mix of confident and quieter voices) to share their prediction for Question 3. After each response, ask the class: 'Hands up if you agreed with that prediction.' Do NOT correct predictions yet. Record a tally of class predictions on the board under two columns: 'Volume always determines surface area' vs 'Volume and surface area are independent.' Say: 'We are going to find out who is right — and by the end of today you will be able to explain exactly what is happening at that Kisumu factory.'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Strategy — by writing individual predictions before instruction, learners activate prior knowledge, surface misconceptions (particularly the common conflation of volume and surface area), and create cognitive dissonance that the lesson will resolve. Recording the class tally makes the range of thinking visible and creates a public record to return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learners able to articulate — even informally — that volume and surface area might be independent? Listen for misconceptions such as 'bigger volume = bigger surface area always.' Identify 2–3 learners who express nuanced thinking (e.g., 'it depends on the shape') — these learners can be called on during the Explain phase to anchor the class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8aqi1pkbypvjo-i_mtw6">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gy3szr635f3rlks-q9b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jp_doeomevnrbgtgu1wa">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jgfgujqo0fdogbbfvh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pre-loaded YouTube video (via ARES offline platform) on the volume of composite solids — approximately 6–8 minutes. The video demonstrates the decomposition strategy: identify the constituent simple solids, recall the volume formula for each, compute individually, then sum (or subtract where appropriate). After the video, learners complete a structured Video Notes template in their exercise books with four columns: (1) Composite Solid Shown, (2) Parts It Was Decomposed Into, (3) Volume Formula Used for Each Part, (4) How the Total Volume Was Found. Learners then move into their factory investigation groups (4–5 learners per group). Each group receives a data card with the dimensions of both Kisumu tank designs and the surface area values computed in previous lessons. Groups are tasked with computing the volume of each tank using the decomposition strategy modelled in the video.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your job is to be a detective. Fill in your Video Notes template. Pay special attention to the decomposition strategy — how does the presenter break the shape apart? You will use this exact strategy in the next 20 minutes.' [Play the video — approximately 6–8 minutes. Monitor that all learners are writing on their template, not passively watching.] After the video, pause and cold-call 3 learners: 'Tell me one solid from the video and how its volume was found.' Allow 10 seconds of wait time after each question before accepting a response. Then say: 'Now apply this strategy to the Kisumu tanks. Your data cards have all the dimensions. </w:t>
            </w:r>
            <w:ins w:id="9372" w:author="Claude (AI) - proposed" w:date="2026-10-14T07:56:55Z">
              <w:r>
                <w:rPr>
                  <w:rFonts w:ascii="Arial" w:cs="Arial" w:eastAsia="Arial" w:hAnsi="Arial"/>
                  <w:b w:val="false"/>
                  <w:bCs w:val="false"/>
                  <w:i w:val="false"/>
                  <w:iCs w:val="false"/>
                  <w:color w:val="000000"/>
                  <w:sz w:val="18"/>
                  <w:szCs w:val="18"/>
                </w:rPr>
                <w:t xml:space="preserve">(Teacher copy of the data card. Tank 1: cylinder r = 0.7 m, h = 2.8 m, with a hemisphere of r = 0.7 m on top; surface area 16.93 m² from Lesson 5. Tank 2: frustum R = 1.0 m, r = 0.8 m, h = 1.95 m; surface area 16.24 m² from Lesson 3. Expected volumes: Tank 1 = π(0.7)²(2.8) + (2/3)π(0.7)³ ≈ 4.31 + 0.72 = 5.03 m³ ≈ 5,030 litres; Tank 2 = (π × 1.95 ÷ 3)(1.0² + 1.0 × 0.8 + 0.8²) ≈ 4.98 m³ ≈ 4,980 litres.) </w:t>
              </w:r>
            </w:ins>
            <w:r>
              <w:rPr>
                <w:rFonts w:ascii="Arial" w:cs="Arial" w:eastAsia="Arial" w:hAnsi="Arial"/>
                <w:b w:val="false"/>
                <w:bCs w:val="false"/>
                <w:i w:val="false"/>
                <w:iCs w:val="false"/>
                <w:color w:val="000000"/>
                <w:sz w:val="18"/>
                <w:szCs w:val="18"/>
              </w:rPr>
              <w:t xml:space="preserve">In your groups, calculate: (a) the volume of the cylinder-hemisphere tank, and (b) the volume of the frustum tank. Show every step — decompose, formula, substitute, calculate. You have 18 minutes.' Circulate and check: Are groups correctly decomposing? Are they using the right formula for the hemisphere [V = (2/3)πr³]? Are they converting units correctly (</w:t>
            </w:r>
            <w:del w:id="9373" w:author="Claude (AI) - proposed" w:date="2026-10-14T07:56:55Z">
              <w:r>
                <w:rPr>
                  <w:rFonts w:ascii="Arial" w:cs="Arial" w:eastAsia="Arial" w:hAnsi="Arial"/>
                  <w:b w:val="false"/>
                  <w:bCs w:val="false"/>
                  <w:i w:val="false"/>
                  <w:iCs w:val="false"/>
                  <w:color w:val="000000"/>
                  <w:sz w:val="18"/>
                  <w:szCs w:val="18"/>
                </w:rPr>
                <w:delText xml:space="preserve">cm³ to</w:delText>
              </w:r>
            </w:del>
            <w:ins w:id="9374" w:author="Claude (AI) - proposed" w:date="2026-10-14T07:56:55Z">
              <w:r>
                <w:rPr>
                  <w:rFonts w:ascii="Arial" w:cs="Arial" w:eastAsia="Arial" w:hAnsi="Arial"/>
                  <w:b w:val="false"/>
                  <w:bCs w:val="false"/>
                  <w:i w:val="false"/>
                  <w:iCs w:val="false"/>
                  <w:color w:val="000000"/>
                  <w:sz w:val="18"/>
                  <w:szCs w:val="18"/>
                </w:rPr>
                <w:t xml:space="preserve">m³ to litres: 1 m³ = 1,000</w:t>
              </w:r>
            </w:ins>
            <w:r>
              <w:rPr>
                <w:rFonts w:ascii="Arial" w:cs="Arial" w:eastAsia="Arial" w:hAnsi="Arial"/>
                <w:b w:val="false"/>
                <w:bCs w:val="false"/>
                <w:i w:val="false"/>
                <w:iCs w:val="false"/>
                <w:color w:val="000000"/>
                <w:sz w:val="18"/>
                <w:szCs w:val="18"/>
              </w:rPr>
              <w:t xml:space="preserve"> litres)? Prompt struggling groups with: 'What two shapes make up that tank? Write them down first.'</w:t>
            </w:r>
            <w:ins w:id="9375" w:author="Claude (AI) - proposed" w:date="2026-10-14T07:56:55Z">
              <w:r>
                <w:rPr>
                  <w:rFonts w:ascii="Arial" w:cs="Arial" w:eastAsia="Arial" w:hAnsi="Arial"/>
                  <w:b w:val="false"/>
                  <w:bCs w:val="false"/>
                  <w:i w:val="false"/>
                  <w:iCs w:val="false"/>
                  <w:color w:val="000000"/>
                  <w:sz w:val="18"/>
                  <w:szCs w:val="18"/>
                </w:rPr>
                <w:t xml:space="preserve"> Early finishers: find the volume of the Kericho tea canister from Lesson 5 (cylinder r = 5 cm, h = 12 cm, cone lid with slant height 7 cm, so cone height = √(7² − 5²) ≈ 4.9 cm): V ≈ π(25)(12) + ⅓π(25)(4.9) ≈ 942 + 128 ≈ 1,071 cm³.</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Strategy + Structured Note-Taking — the video note template scaffolds active processing of the video rather than passive viewing. The structured format (decompose → formula → substitute → sum) mirrors the scientific practice of using mathematics and computational thinking (NGSS SEP 5) and builds transferable problem-solving habits. Immediate application to the Kisumu tanks ensures the video content is anchored to the driving phenomenon rather than treated as abstract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group work, check that each group has correctly written V_total = V_cylinder + V_hemisphere for Tank 1, and is applying the frustum volume formula V = (πh/3)(R² + Rr + r²) for Tank 2. Listen for groups discussing unit conversion (1</w:t>
            </w:r>
            <w:ins w:id="9376" w:author="Claude (AI) - proposed" w:date="2026-10-14T07:56:55Z">
              <w:r>
                <w:rPr>
                  <w:rFonts w:ascii="Arial" w:cs="Arial" w:eastAsia="Arial" w:hAnsi="Arial"/>
                  <w:b w:val="false"/>
                  <w:bCs w:val="false"/>
                  <w:i w:val="false"/>
                  <w:iCs w:val="false"/>
                  <w:color w:val="000000"/>
                  <w:sz w:val="18"/>
                  <w:szCs w:val="18"/>
                </w:rPr>
                <w:t xml:space="preserve"> m³ = 1,000 litres; 1</w:t>
              </w:r>
            </w:ins>
            <w:r>
              <w:rPr>
                <w:rFonts w:ascii="Arial" w:cs="Arial" w:eastAsia="Arial" w:hAnsi="Arial"/>
                <w:b w:val="false"/>
                <w:bCs w:val="false"/>
                <w:i w:val="false"/>
                <w:iCs w:val="false"/>
                <w:color w:val="000000"/>
                <w:sz w:val="18"/>
                <w:szCs w:val="18"/>
              </w:rPr>
              <w:t xml:space="preserve">,000 cm³ = 1 litre). If any group skips the decomposition step and jumps to a formula, prompt: 'Show me on paper how you broke this shape into parts first.'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qmm920mhicodtqcxh3as">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ofhoam2nzyxic1d8sm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wqd1gq45xfwcz0xgw4n9">
              <w:r>
                <w:rPr>
                  <w:rFonts w:ascii="Arial" w:cs="Arial" w:eastAsia="Arial" w:hAnsi="Arial"/>
                  <w:color w:val="2E75B6"/>
                  <w:sz w:val="16"/>
                  <w:szCs w:val="16"/>
                  <w:u w:val="single" w:color="2E75B6"/>
                </w:rPr>
                <w:t xml:space="preserve">Surface Area and Volume of Cylinders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t1ktub3shubarbiajq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compile their computed volumes onto a shared class Comparison Table on the board. The table has three columns: Tank Design | Surface Area (from previous lessons) | Volume (computed today). Once the table is complete with both tanks' data, learners engage in a guided whole-class discussion to interpret the table. They are asked: 'Both tanks hold 5,000 litres — do your calculated volumes confirm this?' and 'Look at the surface area column. Which tank has a smaller surface area? What does that mean for the manufacturer in Kisumu?' Learners then individually write a 'Mathematical Explanation' paragraph in their exercise books answering: 'Using the numbers in our comparison table, explain in full sentences why the frustum tank is more cost-effective to manufacture than the cylinder-hemisphere tank, even though both hold the same volume of water.' They apply their knowledge of surface area (cost of material) vs. volume (storage capacity) using actual computed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one group spokesperson per tank to present their volume calculation to the class. After each presentation, cold-call 2 different learners to verify: 'Do you agree with their decomposition? Thumbs up or thumbs down — and explain.' Allow 12 seconds wait time before accepting responses. Once the Comparison Table is complete on the board, say: 'Look at this table carefully. Both volumes should be approximately 5,000 litres — if yours are significantly different, check your unit conversion. Now — what story does this table tell us about the Kisumu factory?' [10 seconds wait time. Cold-call 3 learners from different ends of the room.] After discussion, say: 'Now I want each of you — individually — to write a full explanation paragraph. Use the actual numbers from our table. Mention surface area, volume, cost of metal sheet, and what this means for a manufacturer trying to serve rural families in Siaya County at a lower price. You have 8 minutes.' Circulate and read over shoulders. Prompt with: 'You mentioned surface area is smaller — so what does that mean in shillings for the manufacturer?' and 'Why might a family in Siaya prefer the frustum tank?'</w:t>
            </w:r>
            <w:ins w:id="9377" w:author="Claude (AI) - proposed" w:date="2026-10-14T07:56:55Z">
              <w:r>
                <w:rPr>
                  <w:rFonts w:ascii="Arial" w:cs="Arial" w:eastAsia="Arial" w:hAnsi="Arial"/>
                  <w:b w:val="false"/>
                  <w:bCs w:val="false"/>
                  <w:i w:val="false"/>
                  <w:iCs w:val="false"/>
                  <w:color w:val="000000"/>
                  <w:sz w:val="18"/>
                  <w:szCs w:val="18"/>
                </w:rPr>
                <w:t xml:space="preserve"> Learners may give their explanation as a labelled diagram with spoken sentences, or write it first in Kiswahili and then in English; accept all three. Teacher key: both volumes are within 1% of 5,000 litres; the surface areas are 16.93 m² (composite) and 16.24 m² (frustum), so the frustum needs about 0.7 m² less sheet, about 4% or about Ksh 590 per tank. Be honest about the size: the saving is small for one tank but real for a factory that makes hundreds. Then ask WHY. The composite tank is tall and narrow (3.5 m high, 1.4 m wide); the frustum is shorter and wider (1.95 m high, about 2.0 m across its base). For a fixed volume, a more compact shape (height close to width) needs less surface, and a sphere is the extreme case (about 14.1 m² for 5 m³). So it is the proportions, not the word 'frustum', that matter: a shorter, wider cylinder-hemisphere tank with r = 0.9 m and cylinder height 1.36 m also holds 5 m³ and needs only about 15.35 m². Also ask what else a factory must weigh besides sheet area (welding length, stability, stacking and transport).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Comparison Table + Evidence-Based Explanation Writing — the comparison table (NGSS SEP 6: Constructing Explanations) forces learners to treat mathematical results as evidence to be interpreted, not just numbers to compute. Writing the explanation paragraph develops scientific communication and connects abstract geometry to lived Kenyan economic realities. By anchoring the explanation in the Kisumu phenomenon, learners experience mathematics as a tool for understanding their world.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written explanation paragraph, look for three elements: (1) explicit reference to the numerical surface area values showing the frustum has a smaller surface area; (2) a statement that both tanks have approximately equal volumes (~5,000 litres); (3) a logical connective linking these two facts to manufacturing cost (e.g., 'less metal sheet is needed, so the frustum tank costs less to produce'). </w:t>
            </w:r>
            <w:ins w:id="9378" w:author="Claude (AI) - proposed" w:date="2026-10-14T07:56:55Z">
              <w:r>
                <w:rPr>
                  <w:rFonts w:ascii="Arial" w:cs="Arial" w:eastAsia="Arial" w:hAnsi="Arial"/>
                  <w:b w:val="false"/>
                  <w:bCs w:val="false"/>
                  <w:i w:val="false"/>
                  <w:iCs w:val="false"/>
                  <w:color w:val="000000"/>
                  <w:sz w:val="18"/>
                  <w:szCs w:val="18"/>
                </w:rPr>
                <w:t xml:space="preserve">Model answer: 'Both tanks hold about 5,000 litres (5.03 m³ and 4.98 m³), but the frustum has a surface area of about 16.24 m² and the cylinder-hemisphere tank about 16.93 m², so the frustum needs about 0.7 m² less metal sheet, which costs about Ksh 590 less per tank. The volumes are almost equal, so the difference comes from the shape: the frustum is shorter and wider, a more compact shape.' </w:t>
              </w:r>
            </w:ins>
            <w:r>
              <w:rPr>
                <w:rFonts w:ascii="Arial" w:cs="Arial" w:eastAsia="Arial" w:hAnsi="Arial"/>
                <w:b w:val="false"/>
                <w:bCs w:val="false"/>
                <w:i w:val="false"/>
                <w:iCs w:val="false"/>
                <w:color w:val="000000"/>
                <w:sz w:val="18"/>
                <w:szCs w:val="18"/>
              </w:rPr>
              <w:t xml:space="preserve">Flag any learner who conflates volume and surface area in their paragraph for targeted follow-up in Lesson 10.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f_teclslkobuvwozmeed">
              <w:r>
                <w:rPr>
                  <w:rFonts w:ascii="Arial" w:cs="Arial" w:eastAsia="Arial" w:hAnsi="Arial"/>
                  <w:color w:val="2E75B6"/>
                  <w:sz w:val="16"/>
                  <w:szCs w:val="16"/>
                  <w:u w:val="single" w:color="2E75B6"/>
                </w:rPr>
                <w:t xml:space="preserve">Composite Solids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d8nuzvv5godhhriol2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upg4loa2ocdvyqgyunau">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xovij-b5e9vdxhwqag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review the questions and 'I wonder…' statements posted in earlier lessons. They identify which questions the today's comparison table now answers with mathematical evidence. Each pair writes a green sticky note (or uses the ARES DQB digital tool) with an 'Evidence-Based Answer' — beginning with the sentence stem: 'We can now explain that… because our calculations show…' They post their answers next to the relevant question on the DQB. Pairs also identify one new question that today's investigation has raised — for example: 'Are there other shapes that could hold 5,000 litres with even less surface area than the frustum?' and post it as a new 'I wonder…'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'Go back to our Driving Question Board. Today was a big day — we finally have both the surface area AND the volume of both tanks. Which questions on our board can we now answer with real numbers?' [Allow 3 minutes for pairs to review and write their green sticky note.] Cold-call 3 pairs to read their Evidence-Based Answer aloud. After each, ask the class: 'Does this answer fully explain the Kisumu phenomenon? What evidence supports it?' Then say: 'Even great investigators always find new questions. Post one new question your group is wondering about.' After posting, read 2–3 new questions aloud and say: 'These are excellent mathematical instincts. In Lesson 10 — our final lesson — we will bring everything together and you will design your own investigation to answer questions like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Mapping — returning to the DQB with colour-coded evidence answers (NGSS SEP 7: Engaging in Argument from Evidence) makes visible the progression of learners' understanding across the unit. The sentence stem 'We can now explain that… because our calculations show…' trains learners to distinguish claims from evidence-backed explanations. New 'I wonder' questions sustain curiosity and signal that mathematical investigation is generative, not terminal.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pairs able to cite specific numerical evidence in their green sticky notes (e.g., surface area values, both volumes ≈ 5,000 litres) rather than writing vague statements? A high-quality green note reads: 'We can now explain that the frustum tank uses less metal because its surface area is [X] </w:t>
            </w:r>
            <w:del w:id="9379" w:author="Claude (AI) - proposed" w:date="2026-10-14T07:56:55Z">
              <w:r>
                <w:rPr>
                  <w:rFonts w:ascii="Arial" w:cs="Arial" w:eastAsia="Arial" w:hAnsi="Arial"/>
                  <w:b w:val="false"/>
                  <w:bCs w:val="false"/>
                  <w:i w:val="false"/>
                  <w:iCs w:val="false"/>
                  <w:color w:val="000000"/>
                  <w:sz w:val="18"/>
                  <w:szCs w:val="18"/>
                </w:rPr>
                <w:delText xml:space="preserve">cm²</w:delText>
              </w:r>
            </w:del>
            <w:ins w:id="9380" w:author="Claude (AI) - proposed" w:date="2026-10-14T07:56:55Z">
              <w:r>
                <w:rPr>
                  <w:rFonts w:ascii="Arial" w:cs="Arial" w:eastAsia="Arial" w:hAnsi="Arial"/>
                  <w:b w:val="false"/>
                  <w:bCs w:val="false"/>
                  <w:i w:val="false"/>
                  <w:iCs w:val="false"/>
                  <w:color w:val="000000"/>
                  <w:sz w:val="18"/>
                  <w:szCs w:val="18"/>
                </w:rPr>
                <w:t xml:space="preserve">m²</w:t>
              </w:r>
            </w:ins>
            <w:r>
              <w:rPr>
                <w:rFonts w:ascii="Arial" w:cs="Arial" w:eastAsia="Arial" w:hAnsi="Arial"/>
                <w:b w:val="false"/>
                <w:bCs w:val="false"/>
                <w:i w:val="false"/>
                <w:iCs w:val="false"/>
                <w:color w:val="000000"/>
                <w:sz w:val="18"/>
                <w:szCs w:val="18"/>
              </w:rPr>
              <w:t xml:space="preserve"> compared to [Y] </w:t>
            </w:r>
            <w:del w:id="9381" w:author="Claude (AI) - proposed" w:date="2026-10-14T07:56:55Z">
              <w:r>
                <w:rPr>
                  <w:rFonts w:ascii="Arial" w:cs="Arial" w:eastAsia="Arial" w:hAnsi="Arial"/>
                  <w:b w:val="false"/>
                  <w:bCs w:val="false"/>
                  <w:i w:val="false"/>
                  <w:iCs w:val="false"/>
                  <w:color w:val="000000"/>
                  <w:sz w:val="18"/>
                  <w:szCs w:val="18"/>
                </w:rPr>
                <w:delText xml:space="preserve">cm²</w:delText>
              </w:r>
            </w:del>
            <w:ins w:id="9382" w:author="Claude (AI) - proposed" w:date="2026-10-14T07:56:55Z">
              <w:r>
                <w:rPr>
                  <w:rFonts w:ascii="Arial" w:cs="Arial" w:eastAsia="Arial" w:hAnsi="Arial"/>
                  <w:b w:val="false"/>
                  <w:bCs w:val="false"/>
                  <w:i w:val="false"/>
                  <w:iCs w:val="false"/>
                  <w:color w:val="000000"/>
                  <w:sz w:val="18"/>
                  <w:szCs w:val="18"/>
                </w:rPr>
                <w:t xml:space="preserve">m²</w:t>
              </w:r>
            </w:ins>
            <w:r>
              <w:rPr>
                <w:rFonts w:ascii="Arial" w:cs="Arial" w:eastAsia="Arial" w:hAnsi="Arial"/>
                <w:b w:val="false"/>
                <w:bCs w:val="false"/>
                <w:i w:val="false"/>
                <w:iCs w:val="false"/>
                <w:color w:val="000000"/>
                <w:sz w:val="18"/>
                <w:szCs w:val="18"/>
              </w:rPr>
              <w:t xml:space="preserve"> for the cylinder-hemisphere tank, even though both hold approximately 5,000 litres.' Flag pairs who write only general statements without numbers for reinforcement during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xfjj7e6qdj3ztn37zr8l">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9h8cnn95xj9g9yyqq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5lndkmvlqolrl19f6oyu">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tocidbhk89etfpxlmtf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previous lessons — a labelled diagram of both tank designs showing surface area annotations. Today they add a new layer: they annotate each tank diagram with its total volume, clearly showing the decomposition (e.g., for the cylinder-hemisphere tank, a dotted line separating the cylinder body from the hemispherical lid, with the volume of each part labelled). Below their diagram, learners write a 'Model Explanation' box — two to three sentences summarising: (1) how the volume of each tank was calculated (decomposition strategy), (2) how the volumes compare, and (3) how the surface area and volume data together explain the manufacturer's design choice. They also add a 'Design Verdict' arrow pointing to the frustum tank, annotated: 'More cost-effective: same volume, less surface area → less metal sheet → lower manufacturing cost for Kisumu factory.'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Today we complete it. Add the volume annotations — show the decomposition with a dotted line and label each part's volume. Then write your Model Explanation box and your Design Verdict arrow. Your model should now tell the complete story of the Kisumu factory investigation — shape, surface area, volume, and cost. You have </w:t>
            </w:r>
            <w:del w:id="9383" w:author="Claude (AI) - proposed" w:date="2026-10-14T07:56:55Z">
              <w:r>
                <w:rPr>
                  <w:rFonts w:ascii="Arial" w:cs="Arial" w:eastAsia="Arial" w:hAnsi="Arial"/>
                  <w:b w:val="false"/>
                  <w:bCs w:val="false"/>
                  <w:i w:val="false"/>
                  <w:iCs w:val="false"/>
                  <w:color w:val="000000"/>
                  <w:sz w:val="18"/>
                  <w:szCs w:val="18"/>
                </w:rPr>
                <w:delText xml:space="preserve">10</w:delText>
              </w:r>
            </w:del>
            <w:ins w:id="9384" w:author="Claude (AI) - proposed" w:date="2026-10-14T07:56:5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Circulate and ask probing questions: 'If someone who had never heard of this investigation looked at your model, would they understand why the frustum is chosen? What would you add?' Cold-call 2 learners to display their completed models under the document camera (or hold up for class view). For each, invite peer feedback: 'One strength of this model, and one thing that could make it even clearer.' Close by saying: 'Your model now contains the full mathematical explanation for what those Grade 10 students observed at the Kisumu factory. You have moved from wondering to knowing — backed by evidence and calculation. In our final lesson, you will use this model to design and present your own engineering recommendation.'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 annotating the model with volume decomposition and the Design Verdict arrow transforms the diagram from a surface area reference tool into a complete engineering analysis artefact. The iterative model-building across all 9 lessons mirrors how real engineers and scientists refine their understanding as new evidence accumulates. Peer feedback on model clarity builds communication and critical thinking competencies.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 complete and accurate model will show: (1) both tank diagrams with correct surface area labels (from prior lessons); (2) volume decomposition annotations with correct part-volumes summing to ~5,000 litres; (3) a written Model Explanation box referencing both surface area and volume; (4) a Design Verdict arrow correctly identifying the frustum as more cost-effective. Use this model as a pre-assessment artefact for the Lesson 10 culminating task — note which learners have all four elements and which need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apply the decomposition strategy to the composite cylinder-hemisphere tank, particularly using V = (2/3)πr³ for the hemisphere rather than the full sphere formula? Which groups struggled and why? (2) When learners wrote their Evidence-Based Explanation paragraphs, did they successfully distinguish between surface area (material cost) and volume (storage capacity)? Or did some still conflate the two concepts — and if so, how will you address this in Lesson 10's opening? (3) Did the Comparison Table on the board successfully create the 'aha moment' around the anchoring phenomenon? If not, what additional scaffolding (e.g., converting volumes to litres side by side, computing cost per litre of storage) might make the relationship more concrete? (4) How complete and accurate are learners' cumulative models? Are they ready to use these models as the basis for an engineering recommendation in Lesson 10? Identify 2–3 learners whose models are exemplary to share as anchor examples, and 2–3 learners who need targeted support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w:t>
            </w:r>
            <w:ins w:id="9385" w:author="Claude (AI) - proposed" w:date="2026-10-14T07:56:55Z">
              <w:r>
                <w:rPr>
                  <w:rFonts w:ascii="Arial" w:cs="Arial" w:eastAsia="Arial" w:hAnsi="Arial"/>
                  <w:b w:val="false"/>
                  <w:bCs w:val="false"/>
                  <w:i w:val="false"/>
                  <w:iCs w:val="false"/>
                  <w:color w:val="000000"/>
                  <w:sz w:val="18"/>
                  <w:szCs w:val="18"/>
                </w:rPr>
                <w:t xml:space="preserve"> (about 16.24 m² compared with 16.93 m²)</w:t>
              </w:r>
            </w:ins>
            <w:r>
              <w:rPr>
                <w:rFonts w:ascii="Arial" w:cs="Arial" w:eastAsia="Arial" w:hAnsi="Arial"/>
                <w:b w:val="false"/>
                <w:bCs w:val="false"/>
                <w:i w:val="false"/>
                <w:iCs w:val="false"/>
                <w:color w:val="000000"/>
                <w:sz w:val="18"/>
                <w:szCs w:val="18"/>
              </w:rPr>
              <w:t xml:space="preserve">, even though both tanks hold </w:t>
            </w:r>
            <w:del w:id="9386" w:author="Claude (AI) - proposed" w:date="2026-10-14T07:56:55Z">
              <w:r>
                <w:rPr>
                  <w:rFonts w:ascii="Arial" w:cs="Arial" w:eastAsia="Arial" w:hAnsi="Arial"/>
                  <w:b w:val="false"/>
                  <w:bCs w:val="false"/>
                  <w:i w:val="false"/>
                  <w:iCs w:val="false"/>
                  <w:color w:val="000000"/>
                  <w:sz w:val="18"/>
                  <w:szCs w:val="18"/>
                </w:rPr>
                <w:delText xml:space="preserve">exactly </w:delText>
              </w:r>
            </w:del>
            <w:r>
              <w:rPr>
                <w:rFonts w:ascii="Arial" w:cs="Arial" w:eastAsia="Arial" w:hAnsi="Arial"/>
                <w:b w:val="false"/>
                <w:bCs w:val="false"/>
                <w:i w:val="false"/>
                <w:iCs w:val="false"/>
                <w:color w:val="000000"/>
                <w:sz w:val="18"/>
                <w:szCs w:val="18"/>
              </w:rPr>
              <w:t xml:space="preserve">the same volume of water</w:t>
            </w:r>
            <w:del w:id="9387" w:author="Claude (AI) - proposed" w:date="2026-10-14T07:56:55Z">
              <w:r>
                <w:rPr>
                  <w:rFonts w:ascii="Arial" w:cs="Arial" w:eastAsia="Arial" w:hAnsi="Arial"/>
                  <w:b w:val="false"/>
                  <w:bCs w:val="false"/>
                  <w:i w:val="false"/>
                  <w:iCs w:val="false"/>
                  <w:color w:val="000000"/>
                  <w:sz w:val="18"/>
                  <w:szCs w:val="18"/>
                </w:rPr>
                <w:delText xml:space="preserve"> (</w:delText>
              </w:r>
            </w:del>
            <w:ins w:id="9388" w:author="Claude (AI) - proposed" w:date="2026-10-14T07:56:55Z">
              <w:r>
                <w:rPr>
                  <w:rFonts w:ascii="Arial" w:cs="Arial" w:eastAsia="Arial" w:hAnsi="Arial"/>
                  <w:b w:val="false"/>
                  <w:bCs w:val="false"/>
                  <w:i w:val="false"/>
                  <w:iCs w:val="false"/>
                  <w:color w:val="000000"/>
                  <w:sz w:val="18"/>
                  <w:szCs w:val="18"/>
                </w:rPr>
                <w:t xml:space="preserve">, about </w:t>
              </w:r>
            </w:ins>
            <w:r>
              <w:rPr>
                <w:rFonts w:ascii="Arial" w:cs="Arial" w:eastAsia="Arial" w:hAnsi="Arial"/>
                <w:b w:val="false"/>
                <w:bCs w:val="false"/>
                <w:i w:val="false"/>
                <w:iCs w:val="false"/>
                <w:color w:val="000000"/>
                <w:sz w:val="18"/>
                <w:szCs w:val="18"/>
              </w:rPr>
              <w:t xml:space="preserve">5,000 litres</w:t>
            </w:r>
            <w:del w:id="9389" w:author="Claude (AI) - proposed" w:date="2026-10-14T07:56:55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This explains the observation made by students at the Kisumu factory: shape determines how much material is needed (surface area) independently of how much water is stored (volume), and manufacturers </w:t>
            </w:r>
            <w:del w:id="9390" w:author="Claude (AI) - proposed" w:date="2026-10-14T07:56:55Z">
              <w:r>
                <w:rPr>
                  <w:rFonts w:ascii="Arial" w:cs="Arial" w:eastAsia="Arial" w:hAnsi="Arial"/>
                  <w:b w:val="false"/>
                  <w:bCs w:val="false"/>
                  <w:i w:val="false"/>
                  <w:iCs w:val="false"/>
                  <w:color w:val="000000"/>
                  <w:sz w:val="18"/>
                  <w:szCs w:val="18"/>
                </w:rPr>
                <w:delText xml:space="preserve">strategically choose the frustum shape</w:delText>
              </w:r>
            </w:del>
            <w:ins w:id="9391" w:author="Claude (AI) - proposed" w:date="2026-10-14T07:56:55Z">
              <w:r>
                <w:rPr>
                  <w:rFonts w:ascii="Arial" w:cs="Arial" w:eastAsia="Arial" w:hAnsi="Arial"/>
                  <w:b w:val="false"/>
                  <w:bCs w:val="false"/>
                  <w:i w:val="false"/>
                  <w:iCs w:val="false"/>
                  <w:color w:val="000000"/>
                  <w:sz w:val="18"/>
                  <w:szCs w:val="18"/>
                </w:rPr>
                <w:t xml:space="preserve">can compare shapes of equal volume</w:t>
              </w:r>
            </w:ins>
            <w:r>
              <w:rPr>
                <w:rFonts w:ascii="Arial" w:cs="Arial" w:eastAsia="Arial" w:hAnsi="Arial"/>
                <w:b w:val="false"/>
                <w:bCs w:val="false"/>
                <w:i w:val="false"/>
                <w:iCs w:val="false"/>
                <w:color w:val="000000"/>
                <w:sz w:val="18"/>
                <w:szCs w:val="18"/>
              </w:rPr>
              <w:t xml:space="preserve"> to reduce metal sheet consumption and lower production costs for rural households in Siaya County.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102aeqffhuccjwaxvh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nijfx7opuiqinxbtxz9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Real-Life Applications, Final Explanation and Cumulative Model Presentation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apply knowledge of surface area and volume of solids by solving a rich real-life Kenyan engineering design task, presenting final annotated cumulative models, and completing the Driving Question Board with full explanations.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apply surface area and volume formulas for cubes, cuboids, cylinders, spheres, cones, pyramids, and composite/frustum solids to solve real-world design problems; (b) explain how the shape of a solid independently determines its surface area and volume; (c) justify the selection of an optimal solid shape for a given engineering or manufacturing context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solve multi-step surface area and volume problems set in Kenyan engineering contexts; (b) compare competing solid designs using calculated surface area and volume data; (c) construct, annotate, and present a final cumulative scientific model that traces understanding from Lesson 1 to Lesson 10; (d) communicate mathematical reasoning clearly using precise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relevance of mathematics in real-world careers such as water engineering, architecture, and manufacturing in Kenya; demonstrate responsibility in the careful, accurate application of formulas; and show respect by listening to and building on peers' model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apply surface area and volume of solids in day-to-day activities? 2. 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sub-strand. Learners return to the anchoring phenomenon — the Kisumu tank factory — and act as junior engineers tasked with recommending the most cost-efficient tank design for </w:t>
            </w:r>
            <w:del w:id="9392" w:author="Claude (AI) - proposed" w:date="2026-10-14T07:56:55Z">
              <w:r>
                <w:rPr>
                  <w:rFonts w:ascii="Arial" w:cs="Arial" w:eastAsia="Arial" w:hAnsi="Arial"/>
                  <w:b w:val="false"/>
                  <w:bCs w:val="false"/>
                  <w:i w:val="false"/>
                  <w:iCs w:val="false"/>
                  <w:color w:val="000000"/>
                  <w:sz w:val="18"/>
                  <w:szCs w:val="18"/>
                </w:rPr>
                <w:delText xml:space="preserve">Siaya County School</w:delText>
              </w:r>
            </w:del>
            <w:ins w:id="9393" w:author="Claude (AI) - proposed" w:date="2026-10-14T07:56:55Z">
              <w:r>
                <w:rPr>
                  <w:rFonts w:ascii="Arial" w:cs="Arial" w:eastAsia="Arial" w:hAnsi="Arial"/>
                  <w:b w:val="false"/>
                  <w:bCs w:val="false"/>
                  <w:i w:val="false"/>
                  <w:iCs w:val="false"/>
                  <w:color w:val="000000"/>
                  <w:sz w:val="18"/>
                  <w:szCs w:val="18"/>
                </w:rPr>
                <w:t xml:space="preserve">a school in Siaya County</w:t>
              </w:r>
            </w:ins>
            <w:r>
              <w:rPr>
                <w:rFonts w:ascii="Arial" w:cs="Arial" w:eastAsia="Arial" w:hAnsi="Arial"/>
                <w:b w:val="false"/>
                <w:bCs w:val="false"/>
                <w:i w:val="false"/>
                <w:iCs w:val="false"/>
                <w:color w:val="000000"/>
                <w:sz w:val="18"/>
                <w:szCs w:val="18"/>
              </w:rPr>
              <w:t xml:space="preserve">. Using all formulas and reasoning developed across Lessons 1–9, they calculate, compare, and justify their designs. They then present their final cumulative models, showing how their understanding has grown from naïve predictions in Lesson 1 to expert-level explanations today, and they close out every unanswered question on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If printed net cut-outs or model materials (cardboard, tape) are used during model presentation, remind learners to handle scissors carefully and keep workstations tidy. Ensure adequate space for group presentations to avoid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of Sub-Strand 2.4, learners act as junior engineers for a Kenyan water-tank manufacturer. They are presented with a rich design brief: recommend the most cost-efficient tank shape (from cylindrical-hemispherical composite, frustum, or pure cylinder) to supply </w:t>
            </w:r>
            <w:ins w:id="9394" w:author="Claude (AI) - proposed" w:date="2026-10-14T07:56:55Z">
              <w:r>
                <w:rPr>
                  <w:rFonts w:ascii="Arial" w:cs="Arial" w:eastAsia="Arial" w:hAnsi="Arial"/>
                  <w:b w:val="false"/>
                  <w:bCs w:val="false"/>
                  <w:i w:val="false"/>
                  <w:iCs w:val="false"/>
                  <w:color w:val="000000"/>
                  <w:sz w:val="18"/>
                  <w:szCs w:val="18"/>
                </w:rPr>
                <w:t xml:space="preserve">about </w:t>
              </w:r>
            </w:ins>
            <w:r>
              <w:rPr>
                <w:rFonts w:ascii="Arial" w:cs="Arial" w:eastAsia="Arial" w:hAnsi="Arial"/>
                <w:b w:val="false"/>
                <w:bCs w:val="false"/>
                <w:i w:val="false"/>
                <w:iCs w:val="false"/>
                <w:color w:val="000000"/>
                <w:sz w:val="18"/>
                <w:szCs w:val="18"/>
              </w:rPr>
              <w:t xml:space="preserve">5,000 litres of water to </w:t>
            </w:r>
            <w:del w:id="9395" w:author="Claude (AI) - proposed" w:date="2026-10-14T07:56:55Z">
              <w:r>
                <w:rPr>
                  <w:rFonts w:ascii="Arial" w:cs="Arial" w:eastAsia="Arial" w:hAnsi="Arial"/>
                  <w:b w:val="false"/>
                  <w:bCs w:val="false"/>
                  <w:i w:val="false"/>
                  <w:iCs w:val="false"/>
                  <w:color w:val="000000"/>
                  <w:sz w:val="18"/>
                  <w:szCs w:val="18"/>
                </w:rPr>
                <w:delText xml:space="preserve">Nyakach Secondary School</w:delText>
              </w:r>
            </w:del>
            <w:ins w:id="9396" w:author="Claude (AI) - proposed" w:date="2026-10-14T07:56:55Z">
              <w:r>
                <w:rPr>
                  <w:rFonts w:ascii="Arial" w:cs="Arial" w:eastAsia="Arial" w:hAnsi="Arial"/>
                  <w:b w:val="false"/>
                  <w:bCs w:val="false"/>
                  <w:i w:val="false"/>
                  <w:iCs w:val="false"/>
                  <w:color w:val="000000"/>
                  <w:sz w:val="18"/>
                  <w:szCs w:val="18"/>
                </w:rPr>
                <w:t xml:space="preserve">a secondary school</w:t>
              </w:r>
            </w:ins>
            <w:r>
              <w:rPr>
                <w:rFonts w:ascii="Arial" w:cs="Arial" w:eastAsia="Arial" w:hAnsi="Arial"/>
                <w:b w:val="false"/>
                <w:bCs w:val="false"/>
                <w:i w:val="false"/>
                <w:iCs w:val="false"/>
                <w:color w:val="000000"/>
                <w:sz w:val="18"/>
                <w:szCs w:val="18"/>
              </w:rPr>
              <w:t xml:space="preserve"> in Siaya County, where metal sheet costs KSh 850 per square metre. Groups calculate surface area and volume for each competing design, compare costs, and present a justified recommendation. They then unveil their final annotated cumulative models, conduct a Lesson 1 vs. Lesson 10 model comparison, complete all remaining Driving Question Board entries, and reflect on careers in architecture, agriculture, manufacturing, and water engineering in Kenya that depend on this mathematics. Core Competencies addressed include Critical Thinking and Problem Solving, Communication and Collaboration, and Digital Literacy. PCIs addressed include Life Skills (decision-making) and Environmental Education (water conservation). Values addressed include Responsibility, Integrity, and 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6ei-j-mkwqdnnoa77h3u">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d1feb8may03evjhpjx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bfh4b70mzkdjjqpx4gms">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vi3oahevwrlzqqevc0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the Final Design Brief projected on the board: 'You are a junior engineer at AquaFab Industries in Kisumu. </w:t>
            </w:r>
            <w:del w:id="9397" w:author="Claude (AI) - proposed" w:date="2026-10-14T07:56:55Z">
              <w:r>
                <w:rPr>
                  <w:rFonts w:ascii="Arial" w:cs="Arial" w:eastAsia="Arial" w:hAnsi="Arial"/>
                  <w:b w:val="false"/>
                  <w:bCs w:val="false"/>
                  <w:i w:val="false"/>
                  <w:iCs w:val="false"/>
                  <w:color w:val="000000"/>
                  <w:sz w:val="18"/>
                  <w:szCs w:val="18"/>
                </w:rPr>
                <w:delText xml:space="preserve">Nyakach Secondary School</w:delText>
              </w:r>
            </w:del>
            <w:ins w:id="9398" w:author="Claude (AI) - proposed" w:date="2026-10-14T07:56:55Z">
              <w:r>
                <w:rPr>
                  <w:rFonts w:ascii="Arial" w:cs="Arial" w:eastAsia="Arial" w:hAnsi="Arial"/>
                  <w:b w:val="false"/>
                  <w:bCs w:val="false"/>
                  <w:i w:val="false"/>
                  <w:iCs w:val="false"/>
                  <w:color w:val="000000"/>
                  <w:sz w:val="18"/>
                  <w:szCs w:val="18"/>
                </w:rPr>
                <w:t xml:space="preserve">A secondary school</w:t>
              </w:r>
            </w:ins>
            <w:r>
              <w:rPr>
                <w:rFonts w:ascii="Arial" w:cs="Arial" w:eastAsia="Arial" w:hAnsi="Arial"/>
                <w:b w:val="false"/>
                <w:bCs w:val="false"/>
                <w:i w:val="false"/>
                <w:iCs w:val="false"/>
                <w:color w:val="000000"/>
                <w:sz w:val="18"/>
                <w:szCs w:val="18"/>
              </w:rPr>
              <w:t xml:space="preserve"> in Siaya County needs a water storage tank that holds </w:t>
            </w:r>
            <w:del w:id="9399" w:author="Claude (AI) - proposed" w:date="2026-10-14T07:56:55Z">
              <w:r>
                <w:rPr>
                  <w:rFonts w:ascii="Arial" w:cs="Arial" w:eastAsia="Arial" w:hAnsi="Arial"/>
                  <w:b w:val="false"/>
                  <w:bCs w:val="false"/>
                  <w:i w:val="false"/>
                  <w:iCs w:val="false"/>
                  <w:color w:val="000000"/>
                  <w:sz w:val="18"/>
                  <w:szCs w:val="18"/>
                </w:rPr>
                <w:delText xml:space="preserve">exactly</w:delText>
              </w:r>
            </w:del>
            <w:ins w:id="9400" w:author="Claude (AI) - proposed" w:date="2026-10-14T07:56:55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5,000 litres (5 m³)</w:t>
            </w:r>
            <w:ins w:id="9401" w:author="Claude (AI) - proposed" w:date="2026-10-14T07:56:55Z">
              <w:r>
                <w:rPr>
                  <w:rFonts w:ascii="Arial" w:cs="Arial" w:eastAsia="Arial" w:hAnsi="Arial"/>
                  <w:b w:val="false"/>
                  <w:bCs w:val="false"/>
                  <w:i w:val="false"/>
                  <w:iCs w:val="false"/>
                  <w:color w:val="000000"/>
                  <w:sz w:val="18"/>
                  <w:szCs w:val="18"/>
                </w:rPr>
                <w:t xml:space="preserve">. The tank is closed: its base, sides and top all use metal sheet</w:t>
              </w:r>
            </w:ins>
            <w:r>
              <w:rPr>
                <w:rFonts w:ascii="Arial" w:cs="Arial" w:eastAsia="Arial" w:hAnsi="Arial"/>
                <w:b w:val="false"/>
                <w:bCs w:val="false"/>
                <w:i w:val="false"/>
                <w:iCs w:val="false"/>
                <w:color w:val="000000"/>
                <w:sz w:val="18"/>
                <w:szCs w:val="18"/>
              </w:rPr>
              <w:t xml:space="preserve">. You must choose between three designs: Design A — a pure cylinder (r = 0.</w:t>
            </w:r>
            <w:del w:id="9402" w:author="Claude (AI) - proposed" w:date="2026-10-14T07:56:55Z">
              <w:r>
                <w:rPr>
                  <w:rFonts w:ascii="Arial" w:cs="Arial" w:eastAsia="Arial" w:hAnsi="Arial"/>
                  <w:b w:val="false"/>
                  <w:bCs w:val="false"/>
                  <w:i w:val="false"/>
                  <w:iCs w:val="false"/>
                  <w:color w:val="000000"/>
                  <w:sz w:val="18"/>
                  <w:szCs w:val="18"/>
                </w:rPr>
                <w:delText xml:space="preserve">9</w:delText>
              </w:r>
            </w:del>
            <w:ins w:id="9403" w:author="Claude (AI) - proposed" w:date="2026-10-14T07:56:5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 h = </w:t>
            </w:r>
            <w:del w:id="9404" w:author="Claude (AI) - proposed" w:date="2026-10-14T07:56:55Z">
              <w:r>
                <w:rPr>
                  <w:rFonts w:ascii="Arial" w:cs="Arial" w:eastAsia="Arial" w:hAnsi="Arial"/>
                  <w:b w:val="false"/>
                  <w:bCs w:val="false"/>
                  <w:i w:val="false"/>
                  <w:iCs w:val="false"/>
                  <w:color w:val="000000"/>
                  <w:sz w:val="18"/>
                  <w:szCs w:val="18"/>
                </w:rPr>
                <w:delText xml:space="preserve">1.97</w:delText>
              </w:r>
            </w:del>
            <w:ins w:id="9405" w:author="Claude (AI) - proposed" w:date="2026-10-14T07:56:55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 m); Design B — a cylinder topped with a hemisphere (cylinder r = 0.</w:t>
            </w:r>
            <w:del w:id="9406" w:author="Claude (AI) - proposed" w:date="2026-10-14T07:56:55Z">
              <w:r>
                <w:rPr>
                  <w:rFonts w:ascii="Arial" w:cs="Arial" w:eastAsia="Arial" w:hAnsi="Arial"/>
                  <w:b w:val="false"/>
                  <w:bCs w:val="false"/>
                  <w:i w:val="false"/>
                  <w:iCs w:val="false"/>
                  <w:color w:val="000000"/>
                  <w:sz w:val="18"/>
                  <w:szCs w:val="18"/>
                </w:rPr>
                <w:delText xml:space="preserve">85</w:delText>
              </w:r>
            </w:del>
            <w:ins w:id="9407" w:author="Claude (AI) - proposed" w:date="2026-10-14T07:56:5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 h = </w:t>
            </w:r>
            <w:del w:id="9408" w:author="Claude (AI) - proposed" w:date="2026-10-14T07:56:55Z">
              <w:r>
                <w:rPr>
                  <w:rFonts w:ascii="Arial" w:cs="Arial" w:eastAsia="Arial" w:hAnsi="Arial"/>
                  <w:b w:val="false"/>
                  <w:bCs w:val="false"/>
                  <w:i w:val="false"/>
                  <w:iCs w:val="false"/>
                  <w:color w:val="000000"/>
                  <w:sz w:val="18"/>
                  <w:szCs w:val="18"/>
                </w:rPr>
                <w:delText xml:space="preserve">1.6</w:delText>
              </w:r>
            </w:del>
            <w:ins w:id="9409" w:author="Claude (AI) - proposed" w:date="2026-10-14T07:56:55Z">
              <w:r>
                <w:rPr>
                  <w:rFonts w:ascii="Arial" w:cs="Arial" w:eastAsia="Arial" w:hAnsi="Arial"/>
                  <w:b w:val="false"/>
                  <w:bCs w:val="false"/>
                  <w:i w:val="false"/>
                  <w:iCs w:val="false"/>
                  <w:color w:val="000000"/>
                  <w:sz w:val="18"/>
                  <w:szCs w:val="18"/>
                </w:rPr>
                <w:t xml:space="preserve">2.8</w:t>
              </w:r>
            </w:ins>
            <w:r>
              <w:rPr>
                <w:rFonts w:ascii="Arial" w:cs="Arial" w:eastAsia="Arial" w:hAnsi="Arial"/>
                <w:b w:val="false"/>
                <w:bCs w:val="false"/>
                <w:i w:val="false"/>
                <w:iCs w:val="false"/>
                <w:color w:val="000000"/>
                <w:sz w:val="18"/>
                <w:szCs w:val="18"/>
              </w:rPr>
              <w:t xml:space="preserve"> m, hemisphere r = 0.</w:t>
            </w:r>
            <w:del w:id="9410" w:author="Claude (AI) - proposed" w:date="2026-10-14T07:56:55Z">
              <w:r>
                <w:rPr>
                  <w:rFonts w:ascii="Arial" w:cs="Arial" w:eastAsia="Arial" w:hAnsi="Arial"/>
                  <w:b w:val="false"/>
                  <w:bCs w:val="false"/>
                  <w:i w:val="false"/>
                  <w:iCs w:val="false"/>
                  <w:color w:val="000000"/>
                  <w:sz w:val="18"/>
                  <w:szCs w:val="18"/>
                </w:rPr>
                <w:delText xml:space="preserve">85</w:delText>
              </w:r>
            </w:del>
            <w:ins w:id="9411" w:author="Claude (AI) - proposed" w:date="2026-10-14T07:56:5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 Design C — a frustum (R = 1.</w:t>
            </w:r>
            <w:del w:id="9412" w:author="Claude (AI) - proposed" w:date="2026-10-14T07:56:55Z">
              <w:r>
                <w:rPr>
                  <w:rFonts w:ascii="Arial" w:cs="Arial" w:eastAsia="Arial" w:hAnsi="Arial"/>
                  <w:b w:val="false"/>
                  <w:bCs w:val="false"/>
                  <w:i w:val="false"/>
                  <w:iCs w:val="false"/>
                  <w:color w:val="000000"/>
                  <w:sz w:val="18"/>
                  <w:szCs w:val="18"/>
                </w:rPr>
                <w:delText xml:space="preserve">2</w:delText>
              </w:r>
            </w:del>
            <w:ins w:id="9413" w:author="Claude (AI) - proposed" w:date="2026-10-14T07:56:55Z">
              <w:r>
                <w:rPr>
                  <w:rFonts w:ascii="Arial" w:cs="Arial" w:eastAsia="Arial" w:hAnsi="Arial"/>
                  <w:b w:val="false"/>
                  <w:bCs w:val="false"/>
                  <w:i w:val="false"/>
                  <w:iCs w:val="false"/>
                  <w:color w:val="000000"/>
                  <w:sz w:val="18"/>
                  <w:szCs w:val="18"/>
                </w:rPr>
                <w:t xml:space="preserve">0</w:t>
              </w:r>
            </w:ins>
            <w:r>
              <w:rPr>
                <w:rFonts w:ascii="Arial" w:cs="Arial" w:eastAsia="Arial" w:hAnsi="Arial"/>
                <w:b w:val="false"/>
                <w:bCs w:val="false"/>
                <w:i w:val="false"/>
                <w:iCs w:val="false"/>
                <w:color w:val="000000"/>
                <w:sz w:val="18"/>
                <w:szCs w:val="18"/>
              </w:rPr>
              <w:t xml:space="preserve"> m, r = 0.</w:t>
            </w:r>
            <w:del w:id="9414" w:author="Claude (AI) - proposed" w:date="2026-10-14T07:56:55Z">
              <w:r>
                <w:rPr>
                  <w:rFonts w:ascii="Arial" w:cs="Arial" w:eastAsia="Arial" w:hAnsi="Arial"/>
                  <w:b w:val="false"/>
                  <w:bCs w:val="false"/>
                  <w:i w:val="false"/>
                  <w:iCs w:val="false"/>
                  <w:color w:val="000000"/>
                  <w:sz w:val="18"/>
                  <w:szCs w:val="18"/>
                </w:rPr>
                <w:delText xml:space="preserve">7</w:delText>
              </w:r>
            </w:del>
            <w:ins w:id="9415" w:author="Claude (AI) - proposed" w:date="2026-10-14T07:56:5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 h = 1.</w:t>
            </w:r>
            <w:del w:id="9416" w:author="Claude (AI) - proposed" w:date="2026-10-14T07:56:55Z">
              <w:r>
                <w:rPr>
                  <w:rFonts w:ascii="Arial" w:cs="Arial" w:eastAsia="Arial" w:hAnsi="Arial"/>
                  <w:b w:val="false"/>
                  <w:bCs w:val="false"/>
                  <w:i w:val="false"/>
                  <w:iCs w:val="false"/>
                  <w:color w:val="000000"/>
                  <w:sz w:val="18"/>
                  <w:szCs w:val="18"/>
                </w:rPr>
                <w:delText xml:space="preserve">8</w:delText>
              </w:r>
            </w:del>
            <w:ins w:id="9417" w:author="Claude (AI) - proposed" w:date="2026-10-14T07:56:55Z">
              <w:r>
                <w:rPr>
                  <w:rFonts w:ascii="Arial" w:cs="Arial" w:eastAsia="Arial" w:hAnsi="Arial"/>
                  <w:b w:val="false"/>
                  <w:bCs w:val="false"/>
                  <w:i w:val="false"/>
                  <w:iCs w:val="false"/>
                  <w:color w:val="000000"/>
                  <w:sz w:val="18"/>
                  <w:szCs w:val="18"/>
                </w:rPr>
                <w:t xml:space="preserve">95</w:t>
              </w:r>
            </w:ins>
            <w:r>
              <w:rPr>
                <w:rFonts w:ascii="Arial" w:cs="Arial" w:eastAsia="Arial" w:hAnsi="Arial"/>
                <w:b w:val="false"/>
                <w:bCs w:val="false"/>
                <w:i w:val="false"/>
                <w:iCs w:val="false"/>
                <w:color w:val="000000"/>
                <w:sz w:val="18"/>
                <w:szCs w:val="18"/>
              </w:rPr>
              <w:t xml:space="preserve"> m). Metal sheet costs KSh 850 per m². Which design will cost the school the least to build?' Working individually for </w:t>
            </w:r>
            <w:del w:id="9418" w:author="Claude (AI) - proposed" w:date="2026-10-14T07:56:55Z">
              <w:r>
                <w:rPr>
                  <w:rFonts w:ascii="Arial" w:cs="Arial" w:eastAsia="Arial" w:hAnsi="Arial"/>
                  <w:b w:val="false"/>
                  <w:bCs w:val="false"/>
                  <w:i w:val="false"/>
                  <w:iCs w:val="false"/>
                  <w:color w:val="000000"/>
                  <w:sz w:val="18"/>
                  <w:szCs w:val="18"/>
                </w:rPr>
                <w:delText xml:space="preserve">4</w:delText>
              </w:r>
            </w:del>
            <w:ins w:id="9419" w:author="Claude (AI) - proposed" w:date="2026-10-14T07:56: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learners write their prediction — including which design they think uses the least material and WHY — in their exercise books. They then share predictions with a shoulder partner (Think-Pair). The teacher cold-calls </w:t>
            </w:r>
            <w:del w:id="9420" w:author="Claude (AI) - proposed" w:date="2026-10-14T07:56:55Z">
              <w:r>
                <w:rPr>
                  <w:rFonts w:ascii="Arial" w:cs="Arial" w:eastAsia="Arial" w:hAnsi="Arial"/>
                  <w:b w:val="false"/>
                  <w:bCs w:val="false"/>
                  <w:i w:val="false"/>
                  <w:iCs w:val="false"/>
                  <w:color w:val="000000"/>
                  <w:sz w:val="18"/>
                  <w:szCs w:val="18"/>
                </w:rPr>
                <w:delText xml:space="preserve">4</w:delText>
              </w:r>
            </w:del>
            <w:ins w:id="9421" w:author="Claude (AI) - proposed" w:date="2026-10-14T07:56: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students to state predictions and reasoning aloud, recording key phrases on the board under 'Our Predictions' without affirming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Design Brief on the board. Say: 'Before we calculate anything, I want you to commit to a prediction. Write down: which design do you think uses the least metal sheet, and give me one reason based on what you have learned in this sub-strand.' Allow </w:t>
            </w:r>
            <w:del w:id="9422" w:author="Claude (AI) - proposed" w:date="2026-10-14T07:56:55Z">
              <w:r>
                <w:rPr>
                  <w:rFonts w:ascii="Arial" w:cs="Arial" w:eastAsia="Arial" w:hAnsi="Arial"/>
                  <w:b w:val="false"/>
                  <w:bCs w:val="false"/>
                  <w:i w:val="false"/>
                  <w:iCs w:val="false"/>
                  <w:color w:val="000000"/>
                  <w:sz w:val="18"/>
                  <w:szCs w:val="18"/>
                </w:rPr>
                <w:delText xml:space="preserve">4</w:delText>
              </w:r>
            </w:del>
            <w:ins w:id="9423" w:author="Claude (AI) - proposed" w:date="2026-10-14T07:56: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silent individual thinking — do NOT circulate or answer questions during this time. After </w:t>
            </w:r>
            <w:del w:id="9424" w:author="Claude (AI) - proposed" w:date="2026-10-14T07:56:55Z">
              <w:r>
                <w:rPr>
                  <w:rFonts w:ascii="Arial" w:cs="Arial" w:eastAsia="Arial" w:hAnsi="Arial"/>
                  <w:b w:val="false"/>
                  <w:bCs w:val="false"/>
                  <w:i w:val="false"/>
                  <w:iCs w:val="false"/>
                  <w:color w:val="000000"/>
                  <w:sz w:val="18"/>
                  <w:szCs w:val="18"/>
                </w:rPr>
                <w:delText xml:space="preserve">4</w:delText>
              </w:r>
            </w:del>
            <w:ins w:id="9425" w:author="Claude (AI) - proposed" w:date="2026-10-14T07:56: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say: 'Turn to your shoulder partner — you have </w:t>
            </w:r>
            <w:del w:id="9426" w:author="Claude (AI) - proposed" w:date="2026-10-14T07:56:55Z">
              <w:r>
                <w:rPr>
                  <w:rFonts w:ascii="Arial" w:cs="Arial" w:eastAsia="Arial" w:hAnsi="Arial"/>
                  <w:b w:val="false"/>
                  <w:bCs w:val="false"/>
                  <w:i w:val="false"/>
                  <w:iCs w:val="false"/>
                  <w:color w:val="000000"/>
                  <w:sz w:val="18"/>
                  <w:szCs w:val="18"/>
                </w:rPr>
                <w:delText xml:space="preserve">90 seconds</w:delText>
              </w:r>
            </w:del>
            <w:ins w:id="9427" w:author="Claude (AI) - proposed" w:date="2026-10-14T07:56:55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to compare predictions. If you disagree, try to convince each other.' After pair discussion, cold-call exactly </w:t>
            </w:r>
            <w:del w:id="9428" w:author="Claude (AI) - proposed" w:date="2026-10-14T07:56:55Z">
              <w:r>
                <w:rPr>
                  <w:rFonts w:ascii="Arial" w:cs="Arial" w:eastAsia="Arial" w:hAnsi="Arial"/>
                  <w:b w:val="false"/>
                  <w:bCs w:val="false"/>
                  <w:i w:val="false"/>
                  <w:iCs w:val="false"/>
                  <w:color w:val="000000"/>
                  <w:sz w:val="18"/>
                  <w:szCs w:val="18"/>
                </w:rPr>
                <w:delText xml:space="preserve">4</w:delText>
              </w:r>
            </w:del>
            <w:ins w:id="9429" w:author="Claude (AI) - proposed" w:date="2026-10-14T07:56: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students (aim for at least one from each design choice): 'Achieng, which design did you choose and why?', 'Otieno, do you agree or disagree with Achieng? Why?' Record key student phrases verbatim on the board. Do NOT evaluate: say 'Thank you — we will test that idea today.' Wait 10–12 seconds after each response before calling on the next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Commitment-and-Revisit Prediction. Learners commit to a specific, reasoned prediction before calculation, activating prior knowledge from Lessons 1–9 (formulas, shape comparisons, composite solids, frustums). Writing the prediction creates a cognitive anchor that will be revisited and potentially revised during Phase 3, making the final explanation more memorable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at least one mathematically grounded reason (e.g., references surface area formula, curved surface, slant height, composite shape). Teacher scans 5–6 books during the pair-share. Red flag: learners who write only 'Design C' with no mathematical reasoning — these learners need prompting during Phase 2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juw7cgwd8cadjm2evqnt">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wktkir5y4gprjbsftp8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fmofgguzcqmnyar5l98">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egzelws9lpqcc7jhpt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established groups of 4–5. Each group receives a printed AquaFab Design Task Card containing: (1) exact dimensions for all three designs; (2) a reminder formula sheet (cube, cuboid, cylinder, sphere, cone, frustum surface area and volume formulas); (3) the metal sheet cost rate (KSh 850/m²); (4) step-by-step scaffold questions: 'Step 1 — Verify </w:t>
            </w:r>
            <w:ins w:id="9430" w:author="Claude (AI) - proposed" w:date="2026-10-14T07:56:55Z">
              <w:r>
                <w:rPr>
                  <w:rFonts w:ascii="Arial" w:cs="Arial" w:eastAsia="Arial" w:hAnsi="Arial"/>
                  <w:b w:val="false"/>
                  <w:bCs w:val="false"/>
                  <w:i w:val="false"/>
                  <w:iCs w:val="false"/>
                  <w:color w:val="000000"/>
                  <w:sz w:val="18"/>
                  <w:szCs w:val="18"/>
                </w:rPr>
                <w:t xml:space="preserve">that </w:t>
              </w:r>
            </w:ins>
            <w:r>
              <w:rPr>
                <w:rFonts w:ascii="Arial" w:cs="Arial" w:eastAsia="Arial" w:hAnsi="Arial"/>
                <w:b w:val="false"/>
                <w:bCs w:val="false"/>
                <w:i w:val="false"/>
                <w:iCs w:val="false"/>
                <w:color w:val="000000"/>
                <w:sz w:val="18"/>
                <w:szCs w:val="18"/>
              </w:rPr>
              <w:t xml:space="preserve">each design holds </w:t>
            </w:r>
            <w:del w:id="9431" w:author="Claude (AI) - proposed" w:date="2026-10-14T07:56:55Z">
              <w:r>
                <w:rPr>
                  <w:rFonts w:ascii="Arial" w:cs="Arial" w:eastAsia="Arial" w:hAnsi="Arial"/>
                  <w:b w:val="false"/>
                  <w:bCs w:val="false"/>
                  <w:i w:val="false"/>
                  <w:iCs w:val="false"/>
                  <w:color w:val="000000"/>
                  <w:sz w:val="18"/>
                  <w:szCs w:val="18"/>
                </w:rPr>
                <w:delText xml:space="preserve">≥ 5 m³</w:delText>
              </w:r>
            </w:del>
            <w:ins w:id="9432" w:author="Claude (AI) - proposed" w:date="2026-10-14T07:56:55Z">
              <w:r>
                <w:rPr>
                  <w:rFonts w:ascii="Arial" w:cs="Arial" w:eastAsia="Arial" w:hAnsi="Arial"/>
                  <w:b w:val="false"/>
                  <w:bCs w:val="false"/>
                  <w:i w:val="false"/>
                  <w:iCs w:val="false"/>
                  <w:color w:val="000000"/>
                  <w:sz w:val="18"/>
                  <w:szCs w:val="18"/>
                </w:rPr>
                <w:t xml:space="preserve">about 5 m³, within 1%</w:t>
              </w:r>
            </w:ins>
            <w:r>
              <w:rPr>
                <w:rFonts w:ascii="Arial" w:cs="Arial" w:eastAsia="Arial" w:hAnsi="Arial"/>
                <w:b w:val="false"/>
                <w:bCs w:val="false"/>
                <w:i w:val="false"/>
                <w:iCs w:val="false"/>
                <w:color w:val="000000"/>
                <w:sz w:val="18"/>
                <w:szCs w:val="18"/>
              </w:rPr>
              <w:t xml:space="preserve"> (show working). Step 2 — Calculate the total outer surface area for each design</w:t>
            </w:r>
            <w:del w:id="9433" w:author="Claude (AI) - proposed" w:date="2026-10-14T07:56:55Z">
              <w:r>
                <w:rPr>
                  <w:rFonts w:ascii="Arial" w:cs="Arial" w:eastAsia="Arial" w:hAnsi="Arial"/>
                  <w:b w:val="false"/>
                  <w:bCs w:val="false"/>
                  <w:i w:val="false"/>
                  <w:iCs w:val="false"/>
                  <w:color w:val="000000"/>
                  <w:sz w:val="18"/>
                  <w:szCs w:val="18"/>
                </w:rPr>
                <w:delText xml:space="preserve"> (excluding the base, since tanks sit</w:delText>
              </w:r>
            </w:del>
            <w:ins w:id="9434" w:author="Claude (AI) - proposed" w:date="2026-10-14T07:56:55Z">
              <w:r>
                <w:rPr>
                  <w:rFonts w:ascii="Arial" w:cs="Arial" w:eastAsia="Arial" w:hAnsi="Arial"/>
                  <w:b w:val="false"/>
                  <w:bCs w:val="false"/>
                  <w:i w:val="false"/>
                  <w:iCs w:val="false"/>
                  <w:color w:val="000000"/>
                  <w:sz w:val="18"/>
                  <w:szCs w:val="18"/>
                </w:rPr>
                <w:t xml:space="preserve">, counting every face: base, sides and top (the base is still metal sheet even when the tank stands</w:t>
              </w:r>
            </w:ins>
            <w:r>
              <w:rPr>
                <w:rFonts w:ascii="Arial" w:cs="Arial" w:eastAsia="Arial" w:hAnsi="Arial"/>
                <w:b w:val="false"/>
                <w:bCs w:val="false"/>
                <w:i w:val="false"/>
                <w:iCs w:val="false"/>
                <w:color w:val="000000"/>
                <w:sz w:val="18"/>
                <w:szCs w:val="18"/>
              </w:rPr>
              <w:t xml:space="preserve"> on a platform</w:t>
            </w:r>
            <w:ins w:id="9435" w:author="Claude (AI) - proposed" w:date="2026-10-14T07:56:55Z">
              <w:r>
                <w:rPr>
                  <w:rFonts w:ascii="Arial" w:cs="Arial" w:eastAsia="Arial" w:hAnsi="Arial"/>
                  <w:b w:val="false"/>
                  <w:bCs w:val="false"/>
                  <w:i w:val="false"/>
                  <w:iCs w:val="false"/>
                  <w:color w:val="000000"/>
                  <w:sz w:val="18"/>
                  <w:szCs w:val="18"/>
                </w:rPr>
                <w:t xml:space="preserve">, because the water needs a floor</w:t>
              </w:r>
            </w:ins>
            <w:r>
              <w:rPr>
                <w:rFonts w:ascii="Arial" w:cs="Arial" w:eastAsia="Arial" w:hAnsi="Arial"/>
                <w:b w:val="false"/>
                <w:bCs w:val="false"/>
                <w:i w:val="false"/>
                <w:iCs w:val="false"/>
                <w:color w:val="000000"/>
                <w:sz w:val="18"/>
                <w:szCs w:val="18"/>
              </w:rPr>
              <w:t xml:space="preserve">). Step 3 — Calculate the metal sheet cost for each design. Step 4 — Record your results in the comparison table below.' Groups divide the three designs among members, then share results to complete the full table. Calculations are done on paper. Groups may use calculators. After 20 minutes, each group nominates a 'Quality Checker' who independently verifies at least one calculation per design before the group finalises their table. Key formulas used: Cylinder </w:t>
            </w:r>
            <w:del w:id="9436" w:author="Claude (AI) - proposed" w:date="2026-10-14T07:56:55Z">
              <w:r>
                <w:rPr>
                  <w:rFonts w:ascii="Arial" w:cs="Arial" w:eastAsia="Arial" w:hAnsi="Arial"/>
                  <w:b w:val="false"/>
                  <w:bCs w:val="false"/>
                  <w:i w:val="false"/>
                  <w:iCs w:val="false"/>
                  <w:color w:val="000000"/>
                  <w:sz w:val="18"/>
                  <w:szCs w:val="18"/>
                </w:rPr>
                <w:delText xml:space="preserve">SA (lateral + top)</w:delText>
              </w:r>
            </w:del>
            <w:ins w:id="9437" w:author="Claude (AI) - proposed" w:date="2026-10-14T07:56:55Z">
              <w:r>
                <w:rPr>
                  <w:rFonts w:ascii="Arial" w:cs="Arial" w:eastAsia="Arial" w:hAnsi="Arial"/>
                  <w:b w:val="false"/>
                  <w:bCs w:val="false"/>
                  <w:i w:val="false"/>
                  <w:iCs w:val="false"/>
                  <w:color w:val="000000"/>
                  <w:sz w:val="18"/>
                  <w:szCs w:val="18"/>
                </w:rPr>
                <w:t xml:space="preserve">(closed) SA</w:t>
              </w:r>
            </w:ins>
            <w:r>
              <w:rPr>
                <w:rFonts w:ascii="Arial" w:cs="Arial" w:eastAsia="Arial" w:hAnsi="Arial"/>
                <w:b w:val="false"/>
                <w:bCs w:val="false"/>
                <w:i w:val="false"/>
                <w:iCs w:val="false"/>
                <w:color w:val="000000"/>
                <w:sz w:val="18"/>
                <w:szCs w:val="18"/>
              </w:rPr>
              <w:t xml:space="preserve"> = 2πrh +</w:t>
            </w:r>
            <w:del w:id="9438" w:author="Claude (AI) - proposed" w:date="2026-10-14T07:56:55Z">
              <w:r>
                <w:rPr>
                  <w:rFonts w:ascii="Arial" w:cs="Arial" w:eastAsia="Arial" w:hAnsi="Arial"/>
                  <w:b w:val="false"/>
                  <w:bCs w:val="false"/>
                  <w:i w:val="false"/>
                  <w:iCs w:val="false"/>
                  <w:color w:val="000000"/>
                  <w:sz w:val="18"/>
                  <w:szCs w:val="18"/>
                </w:rPr>
                <w:delText xml:space="preserve"> πr²; Hemisphere SA =</w:delText>
              </w:r>
            </w:del>
            <w:r>
              <w:rPr>
                <w:rFonts w:ascii="Arial" w:cs="Arial" w:eastAsia="Arial" w:hAnsi="Arial"/>
                <w:b w:val="false"/>
                <w:bCs w:val="false"/>
                <w:i w:val="false"/>
                <w:iCs w:val="false"/>
                <w:color w:val="000000"/>
                <w:sz w:val="18"/>
                <w:szCs w:val="18"/>
              </w:rPr>
              <w:t xml:space="preserve"> 2πr²; Composite (B) = 2πr_c·h_c + πr_c² </w:t>
            </w:r>
            <w:del w:id="9439" w:author="Claude (AI) - proposed" w:date="2026-10-14T07:56:55Z">
              <w:r>
                <w:rPr>
                  <w:rFonts w:ascii="Arial" w:cs="Arial" w:eastAsia="Arial" w:hAnsi="Arial"/>
                  <w:b w:val="false"/>
                  <w:bCs w:val="false"/>
                  <w:i w:val="false"/>
                  <w:iCs w:val="false"/>
                  <w:color w:val="000000"/>
                  <w:sz w:val="18"/>
                  <w:szCs w:val="18"/>
                </w:rPr>
                <w:delText xml:space="preserve">+ 2πr_h²; Frustum lateral SA =</w:delText>
              </w:r>
            </w:del>
            <w:ins w:id="9440" w:author="Claude (AI) - proposed" w:date="2026-10-14T07:56:55Z">
              <w:r>
                <w:rPr>
                  <w:rFonts w:ascii="Arial" w:cs="Arial" w:eastAsia="Arial" w:hAnsi="Arial"/>
                  <w:b w:val="false"/>
                  <w:bCs w:val="false"/>
                  <w:i w:val="false"/>
                  <w:iCs w:val="false"/>
                  <w:color w:val="000000"/>
                  <w:sz w:val="18"/>
                  <w:szCs w:val="18"/>
                </w:rPr>
                <w:t xml:space="preserve">(base) + 2πr_h² (dome); Frustum SA = πR² (base) + πr² (top) +</w:t>
              </w:r>
            </w:ins>
            <w:r>
              <w:rPr>
                <w:rFonts w:ascii="Arial" w:cs="Arial" w:eastAsia="Arial" w:hAnsi="Arial"/>
                <w:b w:val="false"/>
                <w:bCs w:val="false"/>
                <w:i w:val="false"/>
                <w:iCs w:val="false"/>
                <w:color w:val="000000"/>
                <w:sz w:val="18"/>
                <w:szCs w:val="18"/>
              </w:rPr>
              <w:t xml:space="preserve"> π(R+r)l</w:t>
            </w:r>
            <w:ins w:id="9441" w:author="Claude (AI) - proposed" w:date="2026-10-14T07:56:5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where l = √[h²+(R−r)²]</w:t>
            </w:r>
            <w:del w:id="9442" w:author="Claude (AI) - proposed" w:date="2026-10-14T07:56:55Z">
              <w:r>
                <w:rPr>
                  <w:rFonts w:ascii="Arial" w:cs="Arial" w:eastAsia="Arial" w:hAnsi="Arial"/>
                  <w:b w:val="false"/>
                  <w:bCs w:val="false"/>
                  <w:i w:val="false"/>
                  <w:iCs w:val="false"/>
                  <w:color w:val="000000"/>
                  <w:sz w:val="18"/>
                  <w:szCs w:val="18"/>
                </w:rPr>
                <w:delText xml:space="preserve">; Frustum base area = πR²</w:delText>
              </w:r>
            </w:del>
            <w:r>
              <w:rPr>
                <w:rFonts w:ascii="Arial" w:cs="Arial" w:eastAsia="Arial" w:hAnsi="Arial"/>
                <w:b w:val="false"/>
                <w:bCs w:val="false"/>
                <w:i w:val="false"/>
                <w:iCs w:val="false"/>
                <w:color w:val="000000"/>
                <w:sz w:val="18"/>
                <w:szCs w:val="18"/>
              </w:rPr>
              <w:t xml:space="preserve">. Volume checks: Cylinder V = πr²h; Composite V = πr_c²h_c + (2/3)πr_h³; Frustum V = (πh/3)(R²+Rr+r²).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Design Task Cards. Say: 'This is your engineering challenge. You are not just solving a maths problem — you are making a real recommendation that affects how much a school in Siaya County pays. Take this seriously.' Circulate continuously. At the 5-minute mark, check that all groups have correctly set up the volume verification for at least one design. Targeted prompt if stuck: 'What is the formula for the volume of a frustum? Check your formula sheet.' At the 12-minute mark, check that groups are </w:t>
            </w:r>
            <w:del w:id="9443" w:author="Claude (AI) - proposed" w:date="2026-10-14T07:56:55Z">
              <w:r>
                <w:rPr>
                  <w:rFonts w:ascii="Arial" w:cs="Arial" w:eastAsia="Arial" w:hAnsi="Arial"/>
                  <w:b w:val="false"/>
                  <w:bCs w:val="false"/>
                  <w:i w:val="false"/>
                  <w:iCs w:val="false"/>
                  <w:color w:val="000000"/>
                  <w:sz w:val="18"/>
                  <w:szCs w:val="18"/>
                </w:rPr>
                <w:delText xml:space="preserve">computing lateral surface area only (not including base</w:delText>
              </w:r>
            </w:del>
            <w:ins w:id="9444" w:author="Claude (AI) - proposed" w:date="2026-10-14T07:56:55Z">
              <w:r>
                <w:rPr>
                  <w:rFonts w:ascii="Arial" w:cs="Arial" w:eastAsia="Arial" w:hAnsi="Arial"/>
                  <w:b w:val="false"/>
                  <w:bCs w:val="false"/>
                  <w:i w:val="false"/>
                  <w:iCs w:val="false"/>
                  <w:color w:val="000000"/>
                  <w:sz w:val="18"/>
                  <w:szCs w:val="18"/>
                </w:rPr>
                <w:t xml:space="preserve">counting every face (base, sides and top</w:t>
              </w:r>
            </w:ins>
            <w:r>
              <w:rPr>
                <w:rFonts w:ascii="Arial" w:cs="Arial" w:eastAsia="Arial" w:hAnsi="Arial"/>
                <w:b w:val="false"/>
                <w:bCs w:val="false"/>
                <w:i w:val="false"/>
                <w:iCs w:val="false"/>
                <w:color w:val="000000"/>
                <w:sz w:val="18"/>
                <w:szCs w:val="18"/>
              </w:rPr>
              <w:t xml:space="preserve">). Prompt: '</w:t>
            </w:r>
            <w:del w:id="9445" w:author="Claude (AI) - proposed" w:date="2026-10-14T07:56:55Z">
              <w:r>
                <w:rPr>
                  <w:rFonts w:ascii="Arial" w:cs="Arial" w:eastAsia="Arial" w:hAnsi="Arial"/>
                  <w:b w:val="false"/>
                  <w:bCs w:val="false"/>
                  <w:i w:val="false"/>
                  <w:iCs w:val="false"/>
                  <w:color w:val="000000"/>
                  <w:sz w:val="18"/>
                  <w:szCs w:val="18"/>
                </w:rPr>
                <w:delText xml:space="preserve">If the tank sits</w:delText>
              </w:r>
            </w:del>
            <w:ins w:id="9446" w:author="Claude (AI) - proposed" w:date="2026-10-14T07:56:55Z">
              <w:r>
                <w:rPr>
                  <w:rFonts w:ascii="Arial" w:cs="Arial" w:eastAsia="Arial" w:hAnsi="Arial"/>
                  <w:b w:val="false"/>
                  <w:bCs w:val="false"/>
                  <w:i w:val="false"/>
                  <w:iCs w:val="false"/>
                  <w:color w:val="000000"/>
                  <w:sz w:val="18"/>
                  <w:szCs w:val="18"/>
                </w:rPr>
                <w:t xml:space="preserve">The tank stands</w:t>
              </w:r>
            </w:ins>
            <w:r>
              <w:rPr>
                <w:rFonts w:ascii="Arial" w:cs="Arial" w:eastAsia="Arial" w:hAnsi="Arial"/>
                <w:b w:val="false"/>
                <w:bCs w:val="false"/>
                <w:i w:val="false"/>
                <w:iCs w:val="false"/>
                <w:color w:val="000000"/>
                <w:sz w:val="18"/>
                <w:szCs w:val="18"/>
              </w:rPr>
              <w:t xml:space="preserve"> on a concrete platform</w:t>
            </w:r>
            <w:del w:id="9447" w:author="Claude (AI) - proposed" w:date="2026-10-14T07:56:55Z">
              <w:r>
                <w:rPr>
                  <w:rFonts w:ascii="Arial" w:cs="Arial" w:eastAsia="Arial" w:hAnsi="Arial"/>
                  <w:b w:val="false"/>
                  <w:bCs w:val="false"/>
                  <w:i w:val="false"/>
                  <w:iCs w:val="false"/>
                  <w:color w:val="000000"/>
                  <w:sz w:val="18"/>
                  <w:szCs w:val="18"/>
                </w:rPr>
                <w:delText xml:space="preserve">,</w:delText>
              </w:r>
            </w:del>
            <w:ins w:id="9448" w:author="Claude (AI) - proposed" w:date="2026-10-14T07:56:55Z">
              <w:r>
                <w:rPr>
                  <w:rFonts w:ascii="Arial" w:cs="Arial" w:eastAsia="Arial" w:hAnsi="Arial"/>
                  <w:b w:val="false"/>
                  <w:bCs w:val="false"/>
                  <w:i w:val="false"/>
                  <w:iCs w:val="false"/>
                  <w:color w:val="000000"/>
                  <w:sz w:val="18"/>
                  <w:szCs w:val="18"/>
                </w:rPr>
                <w:t xml:space="preserve">. Can the water sit directly on the concrete? So</w:t>
              </w:r>
            </w:ins>
            <w:r>
              <w:rPr>
                <w:rFonts w:ascii="Arial" w:cs="Arial" w:eastAsia="Arial" w:hAnsi="Arial"/>
                <w:b w:val="false"/>
                <w:bCs w:val="false"/>
                <w:i w:val="false"/>
                <w:iCs w:val="false"/>
                <w:color w:val="000000"/>
                <w:sz w:val="18"/>
                <w:szCs w:val="18"/>
              </w:rPr>
              <w:t xml:space="preserve"> does the base need </w:t>
            </w:r>
            <w:del w:id="9449" w:author="Claude (AI) - proposed" w:date="2026-10-14T07:56:55Z">
              <w:r>
                <w:rPr>
                  <w:rFonts w:ascii="Arial" w:cs="Arial" w:eastAsia="Arial" w:hAnsi="Arial"/>
                  <w:b w:val="false"/>
                  <w:bCs w:val="false"/>
                  <w:i w:val="false"/>
                  <w:iCs w:val="false"/>
                  <w:color w:val="000000"/>
                  <w:sz w:val="18"/>
                  <w:szCs w:val="18"/>
                </w:rPr>
                <w:delText xml:space="preserve">to be made of metal sheet? What does that mean for your surface area calculation</w:delText>
              </w:r>
            </w:del>
            <w:ins w:id="9450" w:author="Claude (AI) - proposed" w:date="2026-10-14T07:56:55Z">
              <w:r>
                <w:rPr>
                  <w:rFonts w:ascii="Arial" w:cs="Arial" w:eastAsia="Arial" w:hAnsi="Arial"/>
                  <w:b w:val="false"/>
                  <w:bCs w:val="false"/>
                  <w:i w:val="false"/>
                  <w:iCs w:val="false"/>
                  <w:color w:val="000000"/>
                  <w:sz w:val="18"/>
                  <w:szCs w:val="18"/>
                </w:rPr>
                <w:t xml:space="preserve">metal sheet</w:t>
              </w:r>
            </w:ins>
            <w:r>
              <w:rPr>
                <w:rFonts w:ascii="Arial" w:cs="Arial" w:eastAsia="Arial" w:hAnsi="Arial"/>
                <w:b w:val="false"/>
                <w:bCs w:val="false"/>
                <w:i w:val="false"/>
                <w:iCs w:val="false"/>
                <w:color w:val="000000"/>
                <w:sz w:val="18"/>
                <w:szCs w:val="18"/>
              </w:rPr>
              <w:t xml:space="preserve">?' At the 18-minute mark, ask the Quality Checker in 2 groups: 'Walk me through how your group calculated the slant height of the frustum. What values did you substitute?' Cold-call 2 Quality Checkers to narrate their verification process aloud to the class (30 seconds each). After 20 minutes, instruct groups to circle their recommended design in RED and write one sentence justifying their choice.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Engineering Design Task with Role Differentiation. By assigning calculations across group members and introducing a Quality Checker role, learners experience authentic scientific/engineering practice (NGSS SEP 5: Using Mathematics and Computational Thinking; SEP 6: Constructing Explanations). The real cost calculation (KSh 850/m²) ties abstract surface area values to tangible economic consequences, directly connecting back to the phenomenon (the factory tour where students noticed the frustum used less metal).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comparison table is fully completed with correct units (m², KSh). </w:t>
            </w:r>
            <w:ins w:id="9451" w:author="Claude (AI) - proposed" w:date="2026-10-14T07:56:55Z">
              <w:r>
                <w:rPr>
                  <w:rFonts w:ascii="Arial" w:cs="Arial" w:eastAsia="Arial" w:hAnsi="Arial"/>
                  <w:b w:val="false"/>
                  <w:bCs w:val="false"/>
                  <w:i w:val="false"/>
                  <w:iCs w:val="false"/>
                  <w:color w:val="000000"/>
                  <w:sz w:val="18"/>
                  <w:szCs w:val="18"/>
                </w:rPr>
                <w:t xml:space="preserve">Teacher key (all surface areas include base, sides and top): Design A cylinder: V = 5.03 m³, SA = 5.28π ≈ 16.59 m², cost ≈ KSh 14,100. Design B cylinder + hemisphere: V = 5.03 m³, SA = 5.39π ≈ 16.93 m², cost ≈ KSh 14,390. Design C frustum: V = 4.98 m³, l ≈ 1.96 m, SA ≈ 16.24 m², cost ≈ KSh 13,800. </w:t>
              </w:r>
            </w:ins>
            <w:r>
              <w:rPr>
                <w:rFonts w:ascii="Arial" w:cs="Arial" w:eastAsia="Arial" w:hAnsi="Arial"/>
                <w:b w:val="false"/>
                <w:bCs w:val="false"/>
                <w:i w:val="false"/>
                <w:iCs w:val="false"/>
                <w:color w:val="000000"/>
                <w:sz w:val="18"/>
                <w:szCs w:val="18"/>
              </w:rPr>
              <w:t xml:space="preserve">(2) Volume verification step shows </w:t>
            </w:r>
            <w:del w:id="9452" w:author="Claude (AI) - proposed" w:date="2026-10-14T07:56:55Z">
              <w:r>
                <w:rPr>
                  <w:rFonts w:ascii="Arial" w:cs="Arial" w:eastAsia="Arial" w:hAnsi="Arial"/>
                  <w:b w:val="false"/>
                  <w:bCs w:val="false"/>
                  <w:i w:val="false"/>
                  <w:iCs w:val="false"/>
                  <w:color w:val="000000"/>
                  <w:sz w:val="18"/>
                  <w:szCs w:val="18"/>
                </w:rPr>
                <w:delText xml:space="preserve">≥ 5 m³</w:delText>
              </w:r>
            </w:del>
            <w:ins w:id="9453" w:author="Claude (AI) - proposed" w:date="2026-10-14T07:56:55Z">
              <w:r>
                <w:rPr>
                  <w:rFonts w:ascii="Arial" w:cs="Arial" w:eastAsia="Arial" w:hAnsi="Arial"/>
                  <w:b w:val="false"/>
                  <w:bCs w:val="false"/>
                  <w:i w:val="false"/>
                  <w:iCs w:val="false"/>
                  <w:color w:val="000000"/>
                  <w:sz w:val="18"/>
                  <w:szCs w:val="18"/>
                </w:rPr>
                <w:t xml:space="preserve">about 5 m³ (4.95 to 5.05 m³)</w:t>
              </w:r>
            </w:ins>
            <w:r>
              <w:rPr>
                <w:rFonts w:ascii="Arial" w:cs="Arial" w:eastAsia="Arial" w:hAnsi="Arial"/>
                <w:b w:val="false"/>
                <w:bCs w:val="false"/>
                <w:i w:val="false"/>
                <w:iCs w:val="false"/>
                <w:color w:val="000000"/>
                <w:sz w:val="18"/>
                <w:szCs w:val="18"/>
              </w:rPr>
              <w:t xml:space="preserve"> for all three designs before cost comparison proceeds. (3) The Quality Checker can articulate at least one correction or confirmation. Red flags: groups who skip the volume verification step and go straight to surface area (they may be comparing tanks of different volumes — intervention: 'Before we compare costs, we must confirm both tanks hold the same amount. Show me your volume check.'); groups who </w:t>
            </w:r>
            <w:del w:id="9454" w:author="Claude (AI) - proposed" w:date="2026-10-14T07:56:55Z">
              <w:r>
                <w:rPr>
                  <w:rFonts w:ascii="Arial" w:cs="Arial" w:eastAsia="Arial" w:hAnsi="Arial"/>
                  <w:b w:val="false"/>
                  <w:bCs w:val="false"/>
                  <w:i w:val="false"/>
                  <w:iCs w:val="false"/>
                  <w:color w:val="000000"/>
                  <w:sz w:val="18"/>
                  <w:szCs w:val="18"/>
                </w:rPr>
                <w:delText xml:space="preserve">include the base in the surface area</w:delText>
              </w:r>
            </w:del>
            <w:ins w:id="9455" w:author="Claude (AI) - proposed" w:date="2026-10-14T07:56:55Z">
              <w:r>
                <w:rPr>
                  <w:rFonts w:ascii="Arial" w:cs="Arial" w:eastAsia="Arial" w:hAnsi="Arial"/>
                  <w:b w:val="false"/>
                  <w:bCs w:val="false"/>
                  <w:i w:val="false"/>
                  <w:iCs w:val="false"/>
                  <w:color w:val="000000"/>
                  <w:sz w:val="18"/>
                  <w:szCs w:val="18"/>
                </w:rPr>
                <w:t xml:space="preserve">leave out the base or the top face</w:t>
              </w:r>
            </w:ins>
            <w:r>
              <w:rPr>
                <w:rFonts w:ascii="Arial" w:cs="Arial" w:eastAsia="Arial" w:hAnsi="Arial"/>
                <w:b w:val="false"/>
                <w:bCs w:val="false"/>
                <w:i w:val="false"/>
                <w:iCs w:val="false"/>
                <w:color w:val="000000"/>
                <w:sz w:val="18"/>
                <w:szCs w:val="18"/>
              </w:rPr>
              <w:t xml:space="preserve"> (intervention: re-read the scenario together</w:t>
            </w:r>
            <w:ins w:id="9456" w:author="Claude (AI) - proposed" w:date="2026-10-14T07:56:55Z">
              <w:r>
                <w:rPr>
                  <w:rFonts w:ascii="Arial" w:cs="Arial" w:eastAsia="Arial" w:hAnsi="Arial"/>
                  <w:b w:val="false"/>
                  <w:bCs w:val="false"/>
                  <w:i w:val="false"/>
                  <w:iCs w:val="false"/>
                  <w:color w:val="000000"/>
                  <w:sz w:val="18"/>
                  <w:szCs w:val="18"/>
                </w:rPr>
                <w:t xml:space="preserve"> — the tank is closed</w:t>
              </w:r>
            </w:ins>
            <w:r>
              <w:rPr>
                <w:rFonts w:ascii="Arial" w:cs="Arial" w:eastAsia="Arial" w:hAnsi="Arial"/>
                <w:b w:val="false"/>
                <w:bCs w:val="false"/>
                <w:i w:val="false"/>
                <w:iCs w:val="false"/>
                <w:color w:val="000000"/>
                <w:sz w:val="18"/>
                <w:szCs w:val="18"/>
              </w:rPr>
              <w:t xml:space="preser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w4e0zol9ooyabldhmi-2">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j8r6gl3j4hr0dg2gqk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3_vd9-oqma88lnpdckuo">
              <w:r>
                <w:rPr>
                  <w:rFonts w:ascii="Arial" w:cs="Arial" w:eastAsia="Arial" w:hAnsi="Arial"/>
                  <w:color w:val="2E75B6"/>
                  <w:sz w:val="16"/>
                  <w:szCs w:val="16"/>
                  <w:u w:val="single" w:color="2E75B6"/>
                </w:rPr>
                <w:t xml:space="preserve">Surface Area of Cylinders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f3tqvkaginkjbhbxvmx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 Whole-Class Final Explanation. Each group posts their completed comparison table and recommended design on the wall or board. Groups rotate (</w:t>
            </w:r>
            <w:del w:id="9457" w:author="Claude (AI) - proposed" w:date="2026-10-14T07:56:55Z">
              <w:r>
                <w:rPr>
                  <w:rFonts w:ascii="Arial" w:cs="Arial" w:eastAsia="Arial" w:hAnsi="Arial"/>
                  <w:b w:val="false"/>
                  <w:bCs w:val="false"/>
                  <w:i w:val="false"/>
                  <w:iCs w:val="false"/>
                  <w:color w:val="000000"/>
                  <w:sz w:val="18"/>
                  <w:szCs w:val="18"/>
                </w:rPr>
                <w:delText xml:space="preserve">5</w:delText>
              </w:r>
            </w:del>
            <w:ins w:id="9458" w:author="Claude (AI) - proposed" w:date="2026-10-14T07:56: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to read other groups' tables, placing a sticky dot next to the recommendation they agree with most. After the gallery walk, learners return to seats. The teacher facilitates a </w:t>
            </w:r>
            <w:del w:id="9459" w:author="Claude (AI) - proposed" w:date="2026-10-14T07:56:55Z">
              <w:r>
                <w:rPr>
                  <w:rFonts w:ascii="Arial" w:cs="Arial" w:eastAsia="Arial" w:hAnsi="Arial"/>
                  <w:b w:val="false"/>
                  <w:bCs w:val="false"/>
                  <w:i w:val="false"/>
                  <w:iCs w:val="false"/>
                  <w:color w:val="000000"/>
                  <w:sz w:val="18"/>
                  <w:szCs w:val="18"/>
                </w:rPr>
                <w:delText xml:space="preserve">12</w:delText>
              </w:r>
            </w:del>
            <w:ins w:id="9460" w:author="Claude (AI) - proposed" w:date="2026-10-14T07:56:5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-minute whole-class discussion structured around three Final Explanation questions displayed on the board: (Q1) 'What do our calculations show about the relationship between volume and surface area?' (Q2) 'Why does the frustum </w:t>
            </w:r>
            <w:del w:id="9461" w:author="Claude (AI) - proposed" w:date="2026-10-14T07:56:55Z">
              <w:r>
                <w:rPr>
                  <w:rFonts w:ascii="Arial" w:cs="Arial" w:eastAsia="Arial" w:hAnsi="Arial"/>
                  <w:b w:val="false"/>
                  <w:bCs w:val="false"/>
                  <w:i w:val="false"/>
                  <w:iCs w:val="false"/>
                  <w:color w:val="000000"/>
                  <w:sz w:val="18"/>
                  <w:szCs w:val="18"/>
                </w:rPr>
                <w:delText xml:space="preserve">shape</w:delText>
              </w:r>
            </w:del>
            <w:ins w:id="9462" w:author="Claude (AI) - proposed" w:date="2026-10-14T07:56:55Z">
              <w:r>
                <w:rPr>
                  <w:rFonts w:ascii="Arial" w:cs="Arial" w:eastAsia="Arial" w:hAnsi="Arial"/>
                  <w:b w:val="false"/>
                  <w:bCs w:val="false"/>
                  <w:i w:val="false"/>
                  <w:iCs w:val="false"/>
                  <w:color w:val="000000"/>
                  <w:sz w:val="18"/>
                  <w:szCs w:val="18"/>
                </w:rPr>
                <w:t xml:space="preserve">tank (Design C)</w:t>
              </w:r>
            </w:ins>
            <w:r>
              <w:rPr>
                <w:rFonts w:ascii="Arial" w:cs="Arial" w:eastAsia="Arial" w:hAnsi="Arial"/>
                <w:b w:val="false"/>
                <w:bCs w:val="false"/>
                <w:i w:val="false"/>
                <w:iCs w:val="false"/>
                <w:color w:val="000000"/>
                <w:sz w:val="18"/>
                <w:szCs w:val="18"/>
              </w:rPr>
              <w:t xml:space="preserve"> use less metal than the composite cylinder-hemisphere </w:t>
            </w:r>
            <w:del w:id="9463" w:author="Claude (AI) - proposed" w:date="2026-10-14T07:56:55Z">
              <w:r>
                <w:rPr>
                  <w:rFonts w:ascii="Arial" w:cs="Arial" w:eastAsia="Arial" w:hAnsi="Arial"/>
                  <w:b w:val="false"/>
                  <w:bCs w:val="false"/>
                  <w:i w:val="false"/>
                  <w:iCs w:val="false"/>
                  <w:color w:val="000000"/>
                  <w:sz w:val="18"/>
                  <w:szCs w:val="18"/>
                </w:rPr>
                <w:delText xml:space="preserve">for</w:delText>
              </w:r>
            </w:del>
            <w:ins w:id="9464" w:author="Claude (AI) - proposed" w:date="2026-10-14T07:56:55Z">
              <w:r>
                <w:rPr>
                  <w:rFonts w:ascii="Arial" w:cs="Arial" w:eastAsia="Arial" w:hAnsi="Arial"/>
                  <w:b w:val="false"/>
                  <w:bCs w:val="false"/>
                  <w:i w:val="false"/>
                  <w:iCs w:val="false"/>
                  <w:color w:val="000000"/>
                  <w:sz w:val="18"/>
                  <w:szCs w:val="18"/>
                </w:rPr>
                <w:t xml:space="preserve">tank (Design B) for about</w:t>
              </w:r>
            </w:ins>
            <w:r>
              <w:rPr>
                <w:rFonts w:ascii="Arial" w:cs="Arial" w:eastAsia="Arial" w:hAnsi="Arial"/>
                <w:b w:val="false"/>
                <w:bCs w:val="false"/>
                <w:i w:val="false"/>
                <w:iCs w:val="false"/>
                <w:color w:val="000000"/>
                <w:sz w:val="18"/>
                <w:szCs w:val="18"/>
              </w:rPr>
              <w:t xml:space="preserve"> the same volume?' (Q3) 'How would a manufacturer in Kisumu use this information to reduce production costs?' Learners are then asked to return to their Lesson 1 prediction (recorded at the start of today AND in Lesson 1 of the sub-strand) and write a 'Before and After' reflection: 'In Lesson 1 I thought… Now I know… because…' This is written individually. Finally, learners revisit their original Lesson 1 model of the phenomenon (the tank factory puzzle) and annotate it with all new understanding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gallery walk, circulate and note which recommendation is most common. After learners return to seats, display the three Final Explanation questions. Ask Q1 first: 'Look at your tables. Surface area and volume are both properties of the same solid. What pattern do you notice about how they change across the three shapes?' Wait 12 seconds. Cold-call 3 students. Write key ideas on the board: 'Same volume ≠ same surface area.' Ask Q2: 'Otieno's group says the frustum uses less metal. Can someone explain WHY — using the geometry of the shape — not just the numbers?' Wait 15 seconds. Cold-call 2 students. Push for geometric reasoning</w:t>
            </w:r>
            <w:del w:id="9465" w:author="Claude (AI) - proposed" w:date="2026-10-14T07:56:55Z">
              <w:r>
                <w:rPr>
                  <w:rFonts w:ascii="Arial" w:cs="Arial" w:eastAsia="Arial" w:hAnsi="Arial"/>
                  <w:b w:val="false"/>
                  <w:bCs w:val="false"/>
                  <w:i w:val="false"/>
                  <w:iCs w:val="false"/>
                  <w:color w:val="000000"/>
                  <w:sz w:val="18"/>
                  <w:szCs w:val="18"/>
                </w:rPr>
                <w:delText xml:space="preserve">: 'What about the slant height, the radii, the absence of a full circular top?'</w:delText>
              </w:r>
            </w:del>
            <w:ins w:id="9466" w:author="Claude (AI) - proposed" w:date="2026-10-14T07:56:55Z">
              <w:r>
                <w:rPr>
                  <w:rFonts w:ascii="Arial" w:cs="Arial" w:eastAsia="Arial" w:hAnsi="Arial"/>
                  <w:b w:val="false"/>
                  <w:bCs w:val="false"/>
                  <w:i w:val="false"/>
                  <w:iCs w:val="false"/>
                  <w:color w:val="000000"/>
                  <w:sz w:val="18"/>
                  <w:szCs w:val="18"/>
                </w:rPr>
                <w:t xml:space="preserve"> about proportions: 'How tall is each tank compared with how wide it is? Which shape is more compact? What would happen to the surface area if we made Design B wider and shorter?' Expected answer: Design C is shorter and wider than Design B (1.95 m high and 2.0 m across its base, against 3.5 m high and 1.4 m wide), and for a fixed volume a more compact shape needs less surface. It is the proportions, not the name 'frustum', that matter: the plain cylinder (Design A, 16.59 m²) also beats Design B (16.93 m²).</w:t>
              </w:r>
            </w:ins>
            <w:r>
              <w:rPr>
                <w:rFonts w:ascii="Arial" w:cs="Arial" w:eastAsia="Arial" w:hAnsi="Arial"/>
                <w:b w:val="false"/>
                <w:bCs w:val="false"/>
                <w:i w:val="false"/>
                <w:iCs w:val="false"/>
                <w:color w:val="000000"/>
                <w:sz w:val="18"/>
                <w:szCs w:val="18"/>
              </w:rPr>
              <w:t xml:space="preserve"> For Q3, say: 'Think like a business owner in Kisumu. How does knowing surface area formulas save money?' Cold-call 2 students. After discussion, say: '</w:t>
            </w:r>
            <w:ins w:id="9467" w:author="Claude (AI) - proposed" w:date="2026-10-14T07:56:55Z">
              <w:r>
                <w:rPr>
                  <w:rFonts w:ascii="Arial" w:cs="Arial" w:eastAsia="Arial" w:hAnsi="Arial"/>
                  <w:b w:val="false"/>
                  <w:bCs w:val="false"/>
                  <w:i w:val="false"/>
                  <w:iCs w:val="false"/>
                  <w:color w:val="000000"/>
                  <w:sz w:val="18"/>
                  <w:szCs w:val="18"/>
                </w:rPr>
                <w:t xml:space="preserve">Open your Summary Table and find the entries that give you evidence. </w:t>
              </w:r>
            </w:ins>
            <w:r>
              <w:rPr>
                <w:rFonts w:ascii="Arial" w:cs="Arial" w:eastAsia="Arial" w:hAnsi="Arial"/>
                <w:b w:val="false"/>
                <w:bCs w:val="false"/>
                <w:i w:val="false"/>
                <w:iCs w:val="false"/>
                <w:color w:val="000000"/>
                <w:sz w:val="18"/>
                <w:szCs w:val="18"/>
              </w:rPr>
              <w:t xml:space="preserve">Now I need 3 minutes of silence. Go back to your Lesson 1 prediction. Write: In Lesson 1 I thought… Now I know… because…' After writing, invite 3 volunteers to read their reflection aloud. Celebrate growth explicitly: 'Notice how your explanation now includes the specific formula, the shape geometry, AND a real-world consequence. That is what expert mathematical thinking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Gallery Walk + Before-and-After Reflection (NGSS SEP 6: Constructing Explanations; SEP 8: Obtaining, Evaluating, and Communicating Information). The gallery walk surfaces agreement and disagreement across groups, creating productive cognitive conflict before the whole-class discussion resolves it. The 'Before and After' reflection is a metacognitive tool that makes learning visible to the learner — they literally see their own growth from Lesson 1 naïve ideas to Lesson 10 expert explanations. This directly honours the KICD value of Responsibility (taking ownership of one's own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the gallery walk, learners read and engage with other tables — not just their own. (2) 'Before and After' reflections explicitly name a formula or geometric property (not just 'I know more now'). (3) During Q2, at least one learner </w:t>
            </w:r>
            <w:del w:id="9468" w:author="Claude (AI) - proposed" w:date="2026-10-14T07:56:55Z">
              <w:r>
                <w:rPr>
                  <w:rFonts w:ascii="Arial" w:cs="Arial" w:eastAsia="Arial" w:hAnsi="Arial"/>
                  <w:b w:val="false"/>
                  <w:bCs w:val="false"/>
                  <w:i w:val="false"/>
                  <w:iCs w:val="false"/>
                  <w:color w:val="000000"/>
                  <w:sz w:val="18"/>
                  <w:szCs w:val="18"/>
                </w:rPr>
                <w:delText xml:space="preserve">references slant height or the comparative radii of the frustum as geometric reasons for smaller surface area</w:delText>
              </w:r>
            </w:del>
            <w:ins w:id="9469" w:author="Claude (AI) - proposed" w:date="2026-10-14T07:56:55Z">
              <w:r>
                <w:rPr>
                  <w:rFonts w:ascii="Arial" w:cs="Arial" w:eastAsia="Arial" w:hAnsi="Arial"/>
                  <w:b w:val="false"/>
                  <w:bCs w:val="false"/>
                  <w:i w:val="false"/>
                  <w:iCs w:val="false"/>
                  <w:color w:val="000000"/>
                  <w:sz w:val="18"/>
                  <w:szCs w:val="18"/>
                </w:rPr>
                <w:t xml:space="preserve">explains that the frustum is shorter and wider (more compact) than the composite tank, so it needs less surface for the same volume</w:t>
              </w:r>
            </w:ins>
            <w:r>
              <w:rPr>
                <w:rFonts w:ascii="Arial" w:cs="Arial" w:eastAsia="Arial" w:hAnsi="Arial"/>
                <w:b w:val="false"/>
                <w:bCs w:val="false"/>
                <w:i w:val="false"/>
                <w:iCs w:val="false"/>
                <w:color w:val="000000"/>
                <w:sz w:val="18"/>
                <w:szCs w:val="18"/>
              </w:rPr>
              <w:t xml:space="preserve">. Red flag: learners who write 'In Lesson 1 I thought the same as now' — these learners have not tracked their conceptual growth and need a one-on-one prompt: 'Go back to your Lesson 1 prediction card. Read exactly what you wrote. Has anything changed?'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y9kq6-vuhe9clhexngie">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gr66ofyis6ecxyhb0kf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cvsb7lbgn3x-umjmggxm">
              <w:r>
                <w:rPr>
                  <w:rFonts w:ascii="Arial" w:cs="Arial" w:eastAsia="Arial" w:hAnsi="Arial"/>
                  <w:color w:val="2E75B6"/>
                  <w:sz w:val="16"/>
                  <w:szCs w:val="16"/>
                  <w:u w:val="single" w:color="2E75B6"/>
                </w:rPr>
                <w:t xml:space="preserve">Surface Area of Cylinders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445gpcc3x0cnipozep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that has been built up across all 10 lessons. The teacher reads aloud each remaining unanswered question (marked in YELLOW sticky notes from previous lessons). For each, the class nominates a 'Question Owner' — a student who feels they can now answer it — who writes a concise answer on a GREEN sticky note and places it over the yellow. The two KICD Key Inquiry Questions are addressed last and most formally: (KIQ 1) 'How do we apply surface area and volume of solids in day-to-day activities?' — the class co-constructs a list of 5 real Kenyan applications on the board (e.g., water tank design in Siaya, grain silo sizing in Eldoret, packaging design for Bidco Kenya, football production in Athi River, architectural dome design in Nairobi). (KIQ 2) 'How does the shape of a solid affect its surface area and volume?' — the class agrees on a one-sentence consensus answer that is written on a large card and pinned to the board. Finally, the class revisits the anchoring phenomenon question: 'Why does the frustum tank use less metal than the composite tank for the same 5,000-litre volume?' and co-writes the full, final explanation on a display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Say: 'This board has been our learning journey for 10 lessons. Today we close it out. Every yellow question gets a green answer.' Read each yellow question aloud. Ask: 'Who owns this question? Who can answer it now?' Wait 8 seconds. If no volunteer, cold-call a student who showed understanding in Phase 3. After all yellow questions are answered, say: 'Now the two big questions that started everything.' Read KIQ 1. Say: 'Give me real Kenyan examples — industries, farms, buildings. Turn to your partner for 1 minute.' Cold-call 5 pairs to contribute one example each — compile the list on the board. For KIQ 2, say: 'In one sentence — not a formula, a sentence — how does shape affect surface area and volume?' Wait 15 seconds. Take 3 responses, synthesise them, and write the consensus sentence aloud as you speak. For the phenomenon, say: 'We started with a puzzle in a factory in Kisumu. Can we now fully explain it? Auma, start us off.' Build the explanation collaboratively, adding each student's contribution. Read the final explanation aloud as a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DQB Closure (NGSS SEP 8: Obtaining, Evaluating, and Communicating Information). Closing the DQB is a visible, public record of the class's collective intellectual journey. Assigning 'Question Owners' gives individual learners personal accountability for a piece of the shared understanding. The co-written consensus answers model scientific communication — precise, evidence-based, collectively verified — directly mirroring how Kenyan engineers and manufacturers document and justify design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yellow sticky note on the DQB is covered by a green answer by the end of this phase. (2) The KIQ 2 consensus sentence includes at minimum: reference to shape, surface area, volume, and independence of these two quantities. (3) The phenomenon final explanation includes</w:t>
            </w:r>
            <w:del w:id="9470" w:author="Claude (AI) - proposed" w:date="2026-10-14T07:56:55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the word 'frustum', a reference to </w:t>
            </w:r>
            <w:del w:id="9471" w:author="Claude (AI) - proposed" w:date="2026-10-14T07:56:55Z">
              <w:r>
                <w:rPr>
                  <w:rFonts w:ascii="Arial" w:cs="Arial" w:eastAsia="Arial" w:hAnsi="Arial"/>
                  <w:b w:val="false"/>
                  <w:bCs w:val="false"/>
                  <w:i w:val="false"/>
                  <w:iCs w:val="false"/>
                  <w:color w:val="000000"/>
                  <w:sz w:val="18"/>
                  <w:szCs w:val="18"/>
                </w:rPr>
                <w:delText xml:space="preserve">slant height or comparative radii, and</w:delText>
              </w:r>
            </w:del>
            <w:ins w:id="9472" w:author="Claude (AI) - proposed" w:date="2026-10-14T07:56:55Z">
              <w:r>
                <w:rPr>
                  <w:rFonts w:ascii="Arial" w:cs="Arial" w:eastAsia="Arial" w:hAnsi="Arial"/>
                  <w:b w:val="false"/>
                  <w:bCs w:val="false"/>
                  <w:i w:val="false"/>
                  <w:iCs w:val="false"/>
                  <w:color w:val="000000"/>
                  <w:sz w:val="18"/>
                  <w:szCs w:val="18"/>
                </w:rPr>
                <w:t xml:space="preserve">the proportions of the two tanks (the frustum is shorter and wider, a more compact shape),</w:t>
              </w:r>
            </w:ins>
            <w:r>
              <w:rPr>
                <w:rFonts w:ascii="Arial" w:cs="Arial" w:eastAsia="Arial" w:hAnsi="Arial"/>
                <w:b w:val="false"/>
                <w:bCs w:val="false"/>
                <w:i w:val="false"/>
                <w:iCs w:val="false"/>
                <w:color w:val="000000"/>
                <w:sz w:val="18"/>
                <w:szCs w:val="18"/>
              </w:rPr>
              <w:t xml:space="preserve"> the phrase 'same volume'</w:t>
            </w:r>
            <w:ins w:id="9473" w:author="Claude (AI) - proposed" w:date="2026-10-14T07:56:55Z">
              <w:r>
                <w:rPr>
                  <w:rFonts w:ascii="Arial" w:cs="Arial" w:eastAsia="Arial" w:hAnsi="Arial"/>
                  <w:b w:val="false"/>
                  <w:bCs w:val="false"/>
                  <w:i w:val="false"/>
                  <w:iCs w:val="false"/>
                  <w:color w:val="000000"/>
                  <w:sz w:val="18"/>
                  <w:szCs w:val="18"/>
                </w:rPr>
                <w:t xml:space="preserve"> (about 5,000 litres), and an honest size for the saving (about 0.7 m², roughly 4%)</w:t>
              </w:r>
            </w:ins>
            <w:r>
              <w:rPr>
                <w:rFonts w:ascii="Arial" w:cs="Arial" w:eastAsia="Arial" w:hAnsi="Arial"/>
                <w:b w:val="false"/>
                <w:bCs w:val="false"/>
                <w:i w:val="false"/>
                <w:iCs w:val="false"/>
                <w:color w:val="000000"/>
                <w:sz w:val="18"/>
                <w:szCs w:val="18"/>
              </w:rPr>
              <w:t xml:space="preserve">. Red flag: vague answers like 'shapes are different so surface area is different' — prompt: 'Can you be more specific? What </w:t>
            </w:r>
            <w:del w:id="9474" w:author="Claude (AI) - proposed" w:date="2026-10-14T07:56:55Z">
              <w:r>
                <w:rPr>
                  <w:rFonts w:ascii="Arial" w:cs="Arial" w:eastAsia="Arial" w:hAnsi="Arial"/>
                  <w:b w:val="false"/>
                  <w:bCs w:val="false"/>
                  <w:i w:val="false"/>
                  <w:iCs w:val="false"/>
                  <w:color w:val="000000"/>
                  <w:sz w:val="18"/>
                  <w:szCs w:val="18"/>
                </w:rPr>
                <w:delText xml:space="preserve">property of the frustum's geometry leads to a smaller surface area</w:delText>
              </w:r>
            </w:del>
            <w:ins w:id="9475" w:author="Claude (AI) - proposed" w:date="2026-10-14T07:56:55Z">
              <w:r>
                <w:rPr>
                  <w:rFonts w:ascii="Arial" w:cs="Arial" w:eastAsia="Arial" w:hAnsi="Arial"/>
                  <w:b w:val="false"/>
                  <w:bCs w:val="false"/>
                  <w:i w:val="false"/>
                  <w:iCs w:val="false"/>
                  <w:color w:val="000000"/>
                  <w:sz w:val="18"/>
                  <w:szCs w:val="18"/>
                </w:rPr>
                <w:t xml:space="preserve">is different about the proportions of the two tanks</w:t>
              </w:r>
            </w:ins>
            <w:r>
              <w:rPr>
                <w:rFonts w:ascii="Arial" w:cs="Arial" w:eastAsia="Arial" w:hAnsi="Arial"/>
                <w:b w:val="false"/>
                <w:bCs w:val="false"/>
                <w:i w:val="false"/>
                <w:iCs w:val="false"/>
                <w:color w:val="000000"/>
                <w:sz w:val="18"/>
                <w:szCs w:val="18"/>
              </w:rPr>
              <w:t xml:space="preserv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2voxibkk9koy12u0wzs6">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m9iqrmi478b4kx2al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mmx4qttsekzjdtwjy91l">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2ekpfbbevuf9d53e14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del w:id="9476" w:author="Claude (AI) - proposed" w:date="2026-10-14T07:56:55Z">
              <w:r>
                <w:rPr>
                  <w:rFonts w:ascii="Arial" w:cs="Arial" w:eastAsia="Arial" w:hAnsi="Arial"/>
                  <w:b w:val="false"/>
                  <w:bCs w:val="false"/>
                  <w:i w:val="false"/>
                  <w:iCs w:val="false"/>
                  <w:color w:val="000000"/>
                  <w:sz w:val="18"/>
                  <w:szCs w:val="18"/>
                </w:rPr>
                <w:delText xml:space="preserve">Each group presents</w:delText>
              </w:r>
            </w:del>
            <w:ins w:id="9477" w:author="Claude (AI) - proposed" w:date="2026-10-14T07:56:55Z">
              <w:r>
                <w:rPr>
                  <w:rFonts w:ascii="Arial" w:cs="Arial" w:eastAsia="Arial" w:hAnsi="Arial"/>
                  <w:b w:val="false"/>
                  <w:bCs w:val="false"/>
                  <w:i w:val="false"/>
                  <w:iCs w:val="false"/>
                  <w:color w:val="000000"/>
                  <w:sz w:val="18"/>
                  <w:szCs w:val="18"/>
                </w:rPr>
                <w:t xml:space="preserve">Groups display</w:t>
              </w:r>
            </w:ins>
            <w:r>
              <w:rPr>
                <w:rFonts w:ascii="Arial" w:cs="Arial" w:eastAsia="Arial" w:hAnsi="Arial"/>
                <w:b w:val="false"/>
                <w:bCs w:val="false"/>
                <w:i w:val="false"/>
                <w:iCs w:val="false"/>
                <w:color w:val="000000"/>
                <w:sz w:val="18"/>
                <w:szCs w:val="18"/>
              </w:rPr>
              <w:t xml:space="preserve"> their final annotated cumulative model (built and revised across Lessons 1–10) </w:t>
            </w:r>
            <w:ins w:id="9478" w:author="Claude (AI) - proposed" w:date="2026-10-14T07:56:55Z">
              <w:r>
                <w:rPr>
                  <w:rFonts w:ascii="Arial" w:cs="Arial" w:eastAsia="Arial" w:hAnsi="Arial"/>
                  <w:b w:val="false"/>
                  <w:bCs w:val="false"/>
                  <w:i w:val="false"/>
                  <w:iCs w:val="false"/>
                  <w:color w:val="000000"/>
                  <w:sz w:val="18"/>
                  <w:szCs w:val="18"/>
                </w:rPr>
                <w:t xml:space="preserve">and do a 5-minute gallery walk, leaving a sticky-note comment on two other models. Then three volunteer groups, chosen by the teacher so that different views are heard, present </w:t>
              </w:r>
            </w:ins>
            <w:r>
              <w:rPr>
                <w:rFonts w:ascii="Arial" w:cs="Arial" w:eastAsia="Arial" w:hAnsi="Arial"/>
                <w:b w:val="false"/>
                <w:bCs w:val="false"/>
                <w:i w:val="false"/>
                <w:iCs w:val="false"/>
                <w:color w:val="000000"/>
                <w:sz w:val="18"/>
                <w:szCs w:val="18"/>
              </w:rPr>
              <w:t xml:space="preserve">to the class </w:t>
            </w:r>
            <w:del w:id="9479" w:author="Claude (AI) - proposed" w:date="2026-10-14T07:56:55Z">
              <w:r>
                <w:rPr>
                  <w:rFonts w:ascii="Arial" w:cs="Arial" w:eastAsia="Arial" w:hAnsi="Arial"/>
                  <w:b w:val="false"/>
                  <w:bCs w:val="false"/>
                  <w:i w:val="false"/>
                  <w:iCs w:val="false"/>
                  <w:color w:val="000000"/>
                  <w:sz w:val="18"/>
                  <w:szCs w:val="18"/>
                </w:rPr>
                <w:delText xml:space="preserve">in a 2-minute presentation. The</w:delText>
              </w:r>
            </w:del>
            <w:ins w:id="9480" w:author="Claude (AI) - proposed" w:date="2026-10-14T07:56:55Z">
              <w:r>
                <w:rPr>
                  <w:rFonts w:ascii="Arial" w:cs="Arial" w:eastAsia="Arial" w:hAnsi="Arial"/>
                  <w:b w:val="false"/>
                  <w:bCs w:val="false"/>
                  <w:i w:val="false"/>
                  <w:iCs w:val="false"/>
                  <w:color w:val="000000"/>
                  <w:sz w:val="18"/>
                  <w:szCs w:val="18"/>
                </w:rPr>
                <w:t xml:space="preserve">for 2 minutes each. Every</w:t>
              </w:r>
            </w:ins>
            <w:r>
              <w:rPr>
                <w:rFonts w:ascii="Arial" w:cs="Arial" w:eastAsia="Arial" w:hAnsi="Arial"/>
                <w:b w:val="false"/>
                <w:bCs w:val="false"/>
                <w:i w:val="false"/>
                <w:iCs w:val="false"/>
                <w:color w:val="000000"/>
                <w:sz w:val="18"/>
                <w:szCs w:val="18"/>
              </w:rPr>
              <w:t xml:space="preserve"> model must show: (1) a labelled diagram of at least two solid shapes with formulas; (2) annotations tracing how their understanding changed from Lesson 1 (e.g., 'In Lesson 1 we only knew the cylinder formula — arrow pointing to later annotation: By Lesson 6 we added the frustum'); (3) a final conclusion statement answering the Driving Question. After </w:t>
            </w:r>
            <w:del w:id="9481" w:author="Claude (AI) - proposed" w:date="2026-10-14T07:56:55Z">
              <w:r>
                <w:rPr>
                  <w:rFonts w:ascii="Arial" w:cs="Arial" w:eastAsia="Arial" w:hAnsi="Arial"/>
                  <w:b w:val="false"/>
                  <w:bCs w:val="false"/>
                  <w:i w:val="false"/>
                  <w:iCs w:val="false"/>
                  <w:color w:val="000000"/>
                  <w:sz w:val="18"/>
                  <w:szCs w:val="18"/>
                </w:rPr>
                <w:delText xml:space="preserve">all groups present</w:delText>
              </w:r>
            </w:del>
            <w:ins w:id="9482" w:author="Claude (AI) - proposed" w:date="2026-10-14T07:56:55Z">
              <w:r>
                <w:rPr>
                  <w:rFonts w:ascii="Arial" w:cs="Arial" w:eastAsia="Arial" w:hAnsi="Arial"/>
                  <w:b w:val="false"/>
                  <w:bCs w:val="false"/>
                  <w:i w:val="false"/>
                  <w:iCs w:val="false"/>
                  <w:color w:val="000000"/>
                  <w:sz w:val="18"/>
                  <w:szCs w:val="18"/>
                </w:rPr>
                <w:t xml:space="preserve">the presentations</w:t>
              </w:r>
            </w:ins>
            <w:r>
              <w:rPr>
                <w:rFonts w:ascii="Arial" w:cs="Arial" w:eastAsia="Arial" w:hAnsi="Arial"/>
                <w:b w:val="false"/>
                <w:bCs w:val="false"/>
                <w:i w:val="false"/>
                <w:iCs w:val="false"/>
                <w:color w:val="000000"/>
                <w:sz w:val="18"/>
                <w:szCs w:val="18"/>
              </w:rPr>
              <w:t xml:space="preserve">, the teacher facilitates a whole-class Careers in Mathematics reflection (</w:t>
            </w:r>
            <w:del w:id="9483" w:author="Claude (AI) - proposed" w:date="2026-10-14T07:56:55Z">
              <w:r>
                <w:rPr>
                  <w:rFonts w:ascii="Arial" w:cs="Arial" w:eastAsia="Arial" w:hAnsi="Arial"/>
                  <w:b w:val="false"/>
                  <w:bCs w:val="false"/>
                  <w:i w:val="false"/>
                  <w:iCs w:val="false"/>
                  <w:color w:val="000000"/>
                  <w:sz w:val="18"/>
                  <w:szCs w:val="18"/>
                </w:rPr>
                <w:delText xml:space="preserve">5</w:delText>
              </w:r>
            </w:del>
            <w:ins w:id="9484" w:author="Claude (AI) - proposed" w:date="2026-10-14T07:56:5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learners brainstorm and discuss real Kenyan careers where surface area and volume knowledge is essential — water engineers at Nairobi City Water, architects at firms designing Nairobi's affordable housing projects, grain silo engineers in Eldoret, packaging designers at Bidco Industries, agricultural engineers advising tea farmers in Kericho on fertiliser storage, and construction managers for the Lamu Port project. Lesson closes with each learner writing one personal Exit Ticket sentence: 'The most important thing I learned in this sub-strand, and how I could use it in a future career,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model </w:t>
            </w:r>
            <w:del w:id="9485" w:author="Claude (AI) - proposed" w:date="2026-10-14T07:56:55Z">
              <w:r>
                <w:rPr>
                  <w:rFonts w:ascii="Arial" w:cs="Arial" w:eastAsia="Arial" w:hAnsi="Arial"/>
                  <w:b w:val="false"/>
                  <w:bCs w:val="false"/>
                  <w:i w:val="false"/>
                  <w:iCs w:val="false"/>
                  <w:color w:val="000000"/>
                  <w:sz w:val="18"/>
                  <w:szCs w:val="18"/>
                </w:rPr>
                <w:delText xml:space="preserve">presentations</w:delText>
              </w:r>
            </w:del>
            <w:ins w:id="9486" w:author="Claude (AI) - proposed" w:date="2026-10-14T07:56:55Z">
              <w:r>
                <w:rPr>
                  <w:rFonts w:ascii="Arial" w:cs="Arial" w:eastAsia="Arial" w:hAnsi="Arial"/>
                  <w:b w:val="false"/>
                  <w:bCs w:val="false"/>
                  <w:i w:val="false"/>
                  <w:iCs w:val="false"/>
                  <w:color w:val="000000"/>
                  <w:sz w:val="18"/>
                  <w:szCs w:val="18"/>
                </w:rPr>
                <w:t xml:space="preserve">gallery</w:t>
              </w:r>
            </w:ins>
            <w:r>
              <w:rPr>
                <w:rFonts w:ascii="Arial" w:cs="Arial" w:eastAsia="Arial" w:hAnsi="Arial"/>
                <w:b w:val="false"/>
                <w:bCs w:val="false"/>
                <w:i w:val="false"/>
                <w:iCs w:val="false"/>
                <w:color w:val="000000"/>
                <w:sz w:val="18"/>
                <w:szCs w:val="18"/>
              </w:rPr>
              <w:t xml:space="preserve">: 'You have been building these models since Lesson 1. </w:t>
            </w:r>
            <w:del w:id="9487" w:author="Claude (AI) - proposed" w:date="2026-10-14T07:56:55Z">
              <w:r>
                <w:rPr>
                  <w:rFonts w:ascii="Arial" w:cs="Arial" w:eastAsia="Arial" w:hAnsi="Arial"/>
                  <w:b w:val="false"/>
                  <w:bCs w:val="false"/>
                  <w:i w:val="false"/>
                  <w:iCs w:val="false"/>
                  <w:color w:val="000000"/>
                  <w:sz w:val="18"/>
                  <w:szCs w:val="18"/>
                </w:rPr>
                <w:delText xml:space="preserve">In 2 minutes, show the class what you now know and how your thinking changed.'</w:delText>
              </w:r>
            </w:del>
            <w:ins w:id="9488" w:author="Claude (AI) - proposed" w:date="2026-10-14T07:56:55Z">
              <w:r>
                <w:rPr>
                  <w:rFonts w:ascii="Arial" w:cs="Arial" w:eastAsia="Arial" w:hAnsi="Arial"/>
                  <w:b w:val="false"/>
                  <w:bCs w:val="false"/>
                  <w:i w:val="false"/>
                  <w:iCs w:val="false"/>
                  <w:color w:val="000000"/>
                  <w:sz w:val="18"/>
                  <w:szCs w:val="18"/>
                </w:rPr>
                <w:t xml:space="preserve">Post yours, walk round, and leave two comments.' After 5 minutes, call three groups (volunteers, including at least one whose model changed a lot) to present for 2 minutes each.</w:t>
              </w:r>
            </w:ins>
            <w:r>
              <w:rPr>
                <w:rFonts w:ascii="Arial" w:cs="Arial" w:eastAsia="Arial" w:hAnsi="Arial"/>
                <w:b w:val="false"/>
                <w:bCs w:val="false"/>
                <w:i w:val="false"/>
                <w:iCs w:val="false"/>
                <w:color w:val="000000"/>
                <w:sz w:val="18"/>
                <w:szCs w:val="18"/>
              </w:rPr>
              <w:t xml:space="preserve"> Keep strict time (use a visible timer). After each presentation, ask one question to the presenting group — rotate these: 'What was the biggest change to your model between Lesson 1 and today?'; 'Which formula took the longest to understand and why?'; 'If you were advising the factory in Kisumu, what shape would you recommend and why?' After </w:t>
            </w:r>
            <w:del w:id="9489" w:author="Claude (AI) - proposed" w:date="2026-10-14T07:56:55Z">
              <w:r>
                <w:rPr>
                  <w:rFonts w:ascii="Arial" w:cs="Arial" w:eastAsia="Arial" w:hAnsi="Arial"/>
                  <w:b w:val="false"/>
                  <w:bCs w:val="false"/>
                  <w:i w:val="false"/>
                  <w:iCs w:val="false"/>
                  <w:color w:val="000000"/>
                  <w:sz w:val="18"/>
                  <w:szCs w:val="18"/>
                </w:rPr>
                <w:delText xml:space="preserve">all groups</w:delText>
              </w:r>
            </w:del>
            <w:ins w:id="9490" w:author="Claude (AI) - proposed" w:date="2026-10-14T07:56:55Z">
              <w:r>
                <w:rPr>
                  <w:rFonts w:ascii="Arial" w:cs="Arial" w:eastAsia="Arial" w:hAnsi="Arial"/>
                  <w:b w:val="false"/>
                  <w:bCs w:val="false"/>
                  <w:i w:val="false"/>
                  <w:iCs w:val="false"/>
                  <w:color w:val="000000"/>
                  <w:sz w:val="18"/>
                  <w:szCs w:val="18"/>
                </w:rPr>
                <w:t xml:space="preserve">the presentations</w:t>
              </w:r>
            </w:ins>
            <w:r>
              <w:rPr>
                <w:rFonts w:ascii="Arial" w:cs="Arial" w:eastAsia="Arial" w:hAnsi="Arial"/>
                <w:b w:val="false"/>
                <w:bCs w:val="false"/>
                <w:i w:val="false"/>
                <w:iCs w:val="false"/>
                <w:color w:val="000000"/>
                <w:sz w:val="18"/>
                <w:szCs w:val="18"/>
              </w:rPr>
              <w:t xml:space="preserve">, say: 'Let's talk about who actually uses this mathematics in Kenya.' Pose: 'Name a Kenyan career — not a general one — a specific type of professional in a specific Kenyan industry — who must calculate surface area or volume.' Wait 10 seconds. Cold-call 6 students. Add each career to a 'Careers Wall' on the board. Close with: 'Take 3 minutes — write your Exit Ticket. One sentence: the most important thing you learned and how you could use it in a future career.' </w:t>
            </w:r>
            <w:ins w:id="9491" w:author="Claude (AI) - proposed" w:date="2026-10-14T07:56:55Z">
              <w:r>
                <w:rPr>
                  <w:rFonts w:ascii="Arial" w:cs="Arial" w:eastAsia="Arial" w:hAnsi="Arial"/>
                  <w:b w:val="false"/>
                  <w:bCs w:val="false"/>
                  <w:i w:val="false"/>
                  <w:iCs w:val="false"/>
                  <w:color w:val="000000"/>
                  <w:sz w:val="18"/>
                  <w:szCs w:val="18"/>
                </w:rPr>
                <w:t xml:space="preserve">Learners who find writing difficult may say their Exit Ticket aloud to you or draw it with labels; accept English or Kiswahili. </w:t>
              </w:r>
            </w:ins>
            <w:r>
              <w:rPr>
                <w:rFonts w:ascii="Arial" w:cs="Arial" w:eastAsia="Arial" w:hAnsi="Arial"/>
                <w:b w:val="false"/>
                <w:bCs w:val="false"/>
                <w:i w:val="false"/>
                <w:iCs w:val="false"/>
                <w:color w:val="000000"/>
                <w:sz w:val="18"/>
                <w:szCs w:val="18"/>
              </w:rPr>
              <w:t xml:space="preserve">Collect Exit Tickets at the door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Presentation with Careers Connect (NGSS SEP 2: Developing and Using Models; SEP 8: Communicating Information). Public model presentations consolidate individual and group understanding while exposing the whole class to multiple valid representations of the same mathematical concepts. The Careers Connect activity contextualises the mathematics within Kenya's economic and industrial landscape, fulfilling the KICD mandate that learning is connected to real life and future pathways. The Exit Ticket provides individual summative evidence of each learner's final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model contains at minimum two labelled solid shapes with correct formulas and at least two 'revision annotations' showing knowledge growth. (2) The Driving Question is answered in the model's conclusion statement using mathematical vocabulary (surface area, volume, shape, formula, cost). (3) Exit Tickets name a specific concept AND a specific career or application — not generic statements. Red flag: models that look the same as Lesson 1 (no visible revision or annotation) — prompt: 'Show me where you changed your model after Lesson 4. Where did you add the cone formula? Where did you correct something?' Red flag: Exit Tickets that say only 'I learned surface area' — return the card and ask the learner to add: '…of a [specific shape] using the formula [formula] and I could use this in [career/application].'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GROWTH: When learners read their 'In Lesson 1 I thought… Now I know…' reflections aloud, did their explanations demonstrate genuine conceptual growth — specifically, could they articulate WHY shape affects surface area independently of volume, using geometric reasoning (not just formula recall)?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DRIVING QUESTION: Was the class able to co-write a complete, precise final explanation of the anchoring phenomenon (the Kisumu tank factory puzzle) that referenced the frustum's geometry, slant height, and the independence of surface area and volume? If not, which specific misconception persisted — and how will you address it before the end-of-strand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Did the cumulative models show genuine revision across the 10 lessons? If most groups' models looked similar to their Lesson 1 versions with minimal annotation, reconsider whether model-building check-ins in the middle lessons (Lessons 4–7) were frequent and structured enough. Plan to build in a formal 'model revision checkpoint' in the middle of each future sub-strand.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ENGAGEMENT AND EQUITY: Did all learners — including quieter learners and those who struggled with formulas in earlier lessons — have a visible, valued role in the final presentations and DQB closure? Review your cold-call notes: did you call on the same 4–5 students throughout the lesson? Intentionally broaden participation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CAREERS CONNECT: Were learners able to name specific Kenyan careers (not just 'engineer' or 'architect' but 'water engineer at Nairobi City Water' or 'packaging designer at Bidco')? If responses were generic, consider inviting a local professional (e.g., a civil engineer from a Siaya County Water project) as a guest speaker or video call in a future lesson cycle.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ASSESSMENT READINESS: Review Exit Tickets before the next lesson. Identify learners who: (a) correctly named formula + shape + career (ready for assessment); (b) named formula but not career (need application practice); (c) wrote vague statements (need individual follow-up before the sub-strand summative assessment). Use this data to inform groupings for any remediation or extension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w:t>
            </w:r>
            <w:del w:id="9492" w:author="Claude (AI) - proposed" w:date="2026-10-14T07:56:55Z">
              <w:r>
                <w:rPr>
                  <w:rFonts w:ascii="Arial" w:cs="Arial" w:eastAsia="Arial" w:hAnsi="Arial"/>
                  <w:b w:val="false"/>
                  <w:bCs w:val="false"/>
                  <w:i w:val="false"/>
                  <w:iCs w:val="false"/>
                  <w:color w:val="000000"/>
                  <w:sz w:val="18"/>
                  <w:szCs w:val="18"/>
                </w:rPr>
                <w:delText xml:space="preserve">exactly</w:delText>
              </w:r>
            </w:del>
            <w:ins w:id="9493" w:author="Claude (AI) - proposed" w:date="2026-10-14T07:56:55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5,000 litres (5 m³) of water while having </w:t>
            </w:r>
            <w:del w:id="9494" w:author="Claude (AI) - proposed" w:date="2026-10-14T07:56:55Z">
              <w:r>
                <w:rPr>
                  <w:rFonts w:ascii="Arial" w:cs="Arial" w:eastAsia="Arial" w:hAnsi="Arial"/>
                  <w:b w:val="false"/>
                  <w:bCs w:val="false"/>
                  <w:i w:val="false"/>
                  <w:iCs w:val="false"/>
                  <w:color w:val="000000"/>
                  <w:sz w:val="18"/>
                  <w:szCs w:val="18"/>
                </w:rPr>
                <w:delText xml:space="preserve">significantly </w:delText>
              </w:r>
            </w:del>
            <w:r>
              <w:rPr>
                <w:rFonts w:ascii="Arial" w:cs="Arial" w:eastAsia="Arial" w:hAnsi="Arial"/>
                <w:b w:val="false"/>
                <w:bCs w:val="false"/>
                <w:i w:val="false"/>
                <w:iCs w:val="false"/>
                <w:color w:val="000000"/>
                <w:sz w:val="18"/>
                <w:szCs w:val="18"/>
              </w:rPr>
              <w:t xml:space="preserve">different outer surface areas</w:t>
            </w:r>
            <w:ins w:id="9495" w:author="Claude (AI) - proposed" w:date="2026-10-14T07:56:55Z">
              <w:r>
                <w:rPr>
                  <w:rFonts w:ascii="Arial" w:cs="Arial" w:eastAsia="Arial" w:hAnsi="Arial"/>
                  <w:b w:val="false"/>
                  <w:bCs w:val="false"/>
                  <w:i w:val="false"/>
                  <w:iCs w:val="false"/>
                  <w:color w:val="000000"/>
                  <w:sz w:val="18"/>
                  <w:szCs w:val="18"/>
                </w:rPr>
                <w:t xml:space="preserve"> (about 16.59 m², 16.93 m² and 16.24 m²)</w:t>
              </w:r>
            </w:ins>
            <w:r>
              <w:rPr>
                <w:rFonts w:ascii="Arial" w:cs="Arial" w:eastAsia="Arial" w:hAnsi="Arial"/>
                <w:b w:val="false"/>
                <w:bCs w:val="false"/>
                <w:i w:val="false"/>
                <w:iCs w:val="false"/>
                <w:color w:val="000000"/>
                <w:sz w:val="18"/>
                <w:szCs w:val="18"/>
              </w:rPr>
              <w:t xml:space="preserve">. By calculating and comparing the surface area and </w:t>
            </w:r>
            <w:del w:id="9496" w:author="Claude (AI) - proposed" w:date="2026-10-14T07:56:55Z">
              <w:r>
                <w:rPr>
                  <w:rFonts w:ascii="Arial" w:cs="Arial" w:eastAsia="Arial" w:hAnsi="Arial"/>
                  <w:b w:val="false"/>
                  <w:bCs w:val="false"/>
                  <w:i w:val="false"/>
                  <w:iCs w:val="false"/>
                  <w:color w:val="000000"/>
                  <w:sz w:val="18"/>
                  <w:szCs w:val="18"/>
                </w:rPr>
                <w:delText xml:space="preserve">associated</w:delText>
              </w:r>
            </w:del>
            <w:ins w:id="9497" w:author="Claude (AI) - proposed" w:date="2026-10-14T07:56:55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metal sheet cost (at KSh 850/m²) for each design in the AquaFab Industries engineering task, learners </w:t>
            </w:r>
            <w:del w:id="9498" w:author="Claude (AI) - proposed" w:date="2026-10-14T07:56:55Z">
              <w:r>
                <w:rPr>
                  <w:rFonts w:ascii="Arial" w:cs="Arial" w:eastAsia="Arial" w:hAnsi="Arial"/>
                  <w:b w:val="false"/>
                  <w:bCs w:val="false"/>
                  <w:i w:val="false"/>
                  <w:iCs w:val="false"/>
                  <w:color w:val="000000"/>
                  <w:sz w:val="18"/>
                  <w:szCs w:val="18"/>
                </w:rPr>
                <w:delText xml:space="preserve">directly observed</w:delText>
              </w:r>
            </w:del>
            <w:ins w:id="9499" w:author="Claude (AI) - proposed" w:date="2026-10-14T07:56:55Z">
              <w:r>
                <w:rPr>
                  <w:rFonts w:ascii="Arial" w:cs="Arial" w:eastAsia="Arial" w:hAnsi="Arial"/>
                  <w:b w:val="false"/>
                  <w:bCs w:val="false"/>
                  <w:i w:val="false"/>
                  <w:iCs w:val="false"/>
                  <w:color w:val="000000"/>
                  <w:sz w:val="18"/>
                  <w:szCs w:val="18"/>
                </w:rPr>
                <w:t xml:space="preserve">found</w:t>
              </w:r>
            </w:ins>
            <w:r>
              <w:rPr>
                <w:rFonts w:ascii="Arial" w:cs="Arial" w:eastAsia="Arial" w:hAnsi="Arial"/>
                <w:b w:val="false"/>
                <w:bCs w:val="false"/>
                <w:i w:val="false"/>
                <w:iCs w:val="false"/>
                <w:color w:val="000000"/>
                <w:sz w:val="18"/>
                <w:szCs w:val="18"/>
              </w:rPr>
              <w:t xml:space="preserve"> that the frustum design </w:t>
            </w:r>
            <w:del w:id="9500" w:author="Claude (AI) - proposed" w:date="2026-10-14T07:56:55Z">
              <w:r>
                <w:rPr>
                  <w:rFonts w:ascii="Arial" w:cs="Arial" w:eastAsia="Arial" w:hAnsi="Arial"/>
                  <w:b w:val="false"/>
                  <w:bCs w:val="false"/>
                  <w:i w:val="false"/>
                  <w:iCs w:val="false"/>
                  <w:color w:val="000000"/>
                  <w:sz w:val="18"/>
                  <w:szCs w:val="18"/>
                </w:rPr>
                <w:delText xml:space="preserve">produces the lowest surface area — and therefore the lowest manufacturing cost — for the same storage volume</w:delText>
              </w:r>
            </w:del>
            <w:ins w:id="9501" w:author="Claude (AI) - proposed" w:date="2026-10-14T07:56:55Z">
              <w:r>
                <w:rPr>
                  <w:rFonts w:ascii="Arial" w:cs="Arial" w:eastAsia="Arial" w:hAnsi="Arial"/>
                  <w:b w:val="false"/>
                  <w:bCs w:val="false"/>
                  <w:i w:val="false"/>
                  <w:iCs w:val="false"/>
                  <w:color w:val="000000"/>
                  <w:sz w:val="18"/>
                  <w:szCs w:val="18"/>
                </w:rPr>
                <w:t xml:space="preserve">needs the least sheet for this volume (about KSh 13,800, against about KSh 14,100 and KSh 14,390)</w:t>
              </w:r>
            </w:ins>
            <w:r>
              <w:rPr>
                <w:rFonts w:ascii="Arial" w:cs="Arial" w:eastAsia="Arial" w:hAnsi="Arial"/>
                <w:b w:val="false"/>
                <w:bCs w:val="false"/>
                <w:i w:val="false"/>
                <w:iCs w:val="false"/>
                <w:color w:val="000000"/>
                <w:sz w:val="18"/>
                <w:szCs w:val="18"/>
              </w:rPr>
              <w:t xml:space="preserve">. They also observed, through the Gallery Walk, that different groups reached the same </w:t>
            </w:r>
            <w:del w:id="9502" w:author="Claude (AI) - proposed" w:date="2026-10-14T07:56:55Z">
              <w:r>
                <w:rPr>
                  <w:rFonts w:ascii="Arial" w:cs="Arial" w:eastAsia="Arial" w:hAnsi="Arial"/>
                  <w:b w:val="false"/>
                  <w:bCs w:val="false"/>
                  <w:i w:val="false"/>
                  <w:iCs w:val="false"/>
                  <w:color w:val="000000"/>
                  <w:sz w:val="18"/>
                  <w:szCs w:val="18"/>
                </w:rPr>
                <w:delText xml:space="preserve">mathematical </w:delText>
              </w:r>
            </w:del>
            <w:r>
              <w:rPr>
                <w:rFonts w:ascii="Arial" w:cs="Arial" w:eastAsia="Arial" w:hAnsi="Arial"/>
                <w:b w:val="false"/>
                <w:bCs w:val="false"/>
                <w:i w:val="false"/>
                <w:iCs w:val="false"/>
                <w:color w:val="000000"/>
                <w:sz w:val="18"/>
                <w:szCs w:val="18"/>
              </w:rPr>
              <w:t xml:space="preserve">conclusion via different calculation pathways.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w:t>
            </w:r>
            <w:del w:id="9503" w:author="Claude (AI) - proposed" w:date="2026-10-14T07:56:55Z">
              <w:r>
                <w:rPr>
                  <w:rFonts w:ascii="Arial" w:cs="Arial" w:eastAsia="Arial" w:hAnsi="Arial"/>
                  <w:b w:val="false"/>
                  <w:bCs w:val="false"/>
                  <w:i w:val="false"/>
                  <w:iCs w:val="false"/>
                  <w:color w:val="000000"/>
                  <w:sz w:val="18"/>
                  <w:szCs w:val="18"/>
                </w:rPr>
                <w:delText xml:space="preserve"> fully</w:delText>
              </w:r>
            </w:del>
            <w:r>
              <w:rPr>
                <w:rFonts w:ascii="Arial" w:cs="Arial" w:eastAsia="Arial" w:hAnsi="Arial"/>
                <w:b w:val="false"/>
                <w:bCs w:val="false"/>
                <w:i w:val="false"/>
                <w:iCs w:val="false"/>
                <w:color w:val="000000"/>
                <w:sz w:val="18"/>
                <w:szCs w:val="18"/>
              </w:rPr>
              <w:t xml:space="preserve"> explain the anchoring phenomenon: the frustum-shaped tank at the Kisumu factory uses less metal sheet than the composite cylinder-hemisphere tank for </w:t>
            </w:r>
            <w:ins w:id="9504" w:author="Claude (AI) - proposed" w:date="2026-10-14T07:56:55Z">
              <w:r>
                <w:rPr>
                  <w:rFonts w:ascii="Arial" w:cs="Arial" w:eastAsia="Arial" w:hAnsi="Arial"/>
                  <w:b w:val="false"/>
                  <w:bCs w:val="false"/>
                  <w:i w:val="false"/>
                  <w:iCs w:val="false"/>
                  <w:color w:val="000000"/>
                  <w:sz w:val="18"/>
                  <w:szCs w:val="18"/>
                </w:rPr>
                <w:t xml:space="preserve">about </w:t>
              </w:r>
            </w:ins>
            <w:r>
              <w:rPr>
                <w:rFonts w:ascii="Arial" w:cs="Arial" w:eastAsia="Arial" w:hAnsi="Arial"/>
                <w:b w:val="false"/>
                <w:bCs w:val="false"/>
                <w:i w:val="false"/>
                <w:iCs w:val="false"/>
                <w:color w:val="000000"/>
                <w:sz w:val="18"/>
                <w:szCs w:val="18"/>
              </w:rPr>
              <w:t xml:space="preserve">the same 5,000-litre volume because the frustum</w:t>
            </w:r>
            <w:del w:id="9505" w:author="Claude (AI) - proposed" w:date="2026-10-14T07:56:55Z">
              <w:r>
                <w:rPr>
                  <w:rFonts w:ascii="Arial" w:cs="Arial" w:eastAsia="Arial" w:hAnsi="Arial"/>
                  <w:b w:val="false"/>
                  <w:bCs w:val="false"/>
                  <w:i w:val="false"/>
                  <w:iCs w:val="false"/>
                  <w:color w:val="000000"/>
                  <w:sz w:val="18"/>
                  <w:szCs w:val="18"/>
                </w:rPr>
                <w:delText xml:space="preserve">'s geometry — specifically its sloping lateral surface, defined by slant height l = √[h² + (R−r)²], and the fact that its top opening is narrower (smaller r) than a full cylinder's top — results in a smaller</w:delText>
              </w:r>
            </w:del>
            <w:ins w:id="9506" w:author="Claude (AI) - proposed" w:date="2026-10-14T07:56:55Z">
              <w:r>
                <w:rPr>
                  <w:rFonts w:ascii="Arial" w:cs="Arial" w:eastAsia="Arial" w:hAnsi="Arial"/>
                  <w:b w:val="false"/>
                  <w:bCs w:val="false"/>
                  <w:i w:val="false"/>
                  <w:iCs w:val="false"/>
                  <w:color w:val="000000"/>
                  <w:sz w:val="18"/>
                  <w:szCs w:val="18"/>
                </w:rPr>
                <w:t xml:space="preserve"> is shorter and wider (a more compact shape) than the tall, narrow composite tank, so its</w:t>
              </w:r>
            </w:ins>
            <w:r>
              <w:rPr>
                <w:rFonts w:ascii="Arial" w:cs="Arial" w:eastAsia="Arial" w:hAnsi="Arial"/>
                <w:b w:val="false"/>
                <w:bCs w:val="false"/>
                <w:i w:val="false"/>
                <w:iCs w:val="false"/>
                <w:color w:val="000000"/>
                <w:sz w:val="18"/>
                <w:szCs w:val="18"/>
              </w:rPr>
              <w:t xml:space="preserve"> total outer surface</w:t>
            </w:r>
            <w:del w:id="9507" w:author="Claude (AI) - proposed" w:date="2026-10-14T07:56:55Z">
              <w:r>
                <w:rPr>
                  <w:rFonts w:ascii="Arial" w:cs="Arial" w:eastAsia="Arial" w:hAnsi="Arial"/>
                  <w:b w:val="false"/>
                  <w:bCs w:val="false"/>
                  <w:i w:val="false"/>
                  <w:iCs w:val="false"/>
                  <w:color w:val="000000"/>
                  <w:sz w:val="18"/>
                  <w:szCs w:val="18"/>
                </w:rPr>
                <w:delText xml:space="preserve"> area</w:delText>
              </w:r>
            </w:del>
            <w:ins w:id="9508" w:author="Claude (AI) - proposed" w:date="2026-10-14T07:56:55Z">
              <w:r>
                <w:rPr>
                  <w:rFonts w:ascii="Arial" w:cs="Arial" w:eastAsia="Arial" w:hAnsi="Arial"/>
                  <w:b w:val="false"/>
                  <w:bCs w:val="false"/>
                  <w:i w:val="false"/>
                  <w:iCs w:val="false"/>
                  <w:color w:val="000000"/>
                  <w:sz w:val="18"/>
                  <w:szCs w:val="18"/>
                </w:rPr>
                <w:t xml:space="preserve">, πR² + πr² + π(R+r)l, is smaller: about 16.24 m² against 16.93 m². The saving is modest (about 4%, or about KSh 590 per tank) but adds up over many tanks</w:t>
              </w:r>
            </w:ins>
            <w:r>
              <w:rPr>
                <w:rFonts w:ascii="Arial" w:cs="Arial" w:eastAsia="Arial" w:hAnsi="Arial"/>
                <w:b w:val="false"/>
                <w:bCs w:val="false"/>
                <w:i w:val="false"/>
                <w:iCs w:val="false"/>
                <w:color w:val="000000"/>
                <w:sz w:val="18"/>
                <w:szCs w:val="18"/>
              </w:rPr>
              <w:t xml:space="preserve">. Volume and surface area are determined by different aspects of a solid's shape and dimensions; they do not change proportionally together</w:t>
            </w:r>
            <w:del w:id="9509" w:author="Claude (AI) - proposed" w:date="2026-10-14T07:56:55Z">
              <w:r>
                <w:rPr>
                  <w:rFonts w:ascii="Arial" w:cs="Arial" w:eastAsia="Arial" w:hAnsi="Arial"/>
                  <w:b w:val="false"/>
                  <w:bCs w:val="false"/>
                  <w:i w:val="false"/>
                  <w:iCs w:val="false"/>
                  <w:color w:val="000000"/>
                  <w:sz w:val="18"/>
                  <w:szCs w:val="18"/>
                </w:rPr>
                <w:delText xml:space="preserve">. Engineers exploit this geometric independence to design cost-efficient, high-capacity storage structures</w:delText>
              </w:r>
            </w:del>
            <w:ins w:id="9510" w:author="Claude (AI) - proposed" w:date="2026-10-14T07:56:55Z">
              <w:r>
                <w:rPr>
                  <w:rFonts w:ascii="Arial" w:cs="Arial" w:eastAsia="Arial" w:hAnsi="Arial"/>
                  <w:b w:val="false"/>
                  <w:bCs w:val="false"/>
                  <w:i w:val="false"/>
                  <w:iCs w:val="false"/>
                  <w:color w:val="000000"/>
                  <w:sz w:val="18"/>
                  <w:szCs w:val="18"/>
                </w:rPr>
                <w:t xml:space="preserve">, so engineers compare shapes at equal volume</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t01wu_nludfdxy4qcwa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wzg2iauaude_3tk6rsa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ixcifqalf3rmfg0fk65t" Type="http://schemas.openxmlformats.org/officeDocument/2006/relationships/hyperlink" Target="https://creativecommons.org/licenses/by-nc/4.0/" TargetMode="External"/><Relationship Id="rIdr20bmtjugrhh62qpcad3n" Type="http://schemas.openxmlformats.org/officeDocument/2006/relationships/hyperlink" Target="https://creativecommons.org/licenses/by-nc/4.0/" TargetMode="External"/><Relationship Id="rIdhgs4c8ebj5cajttpawlit" Type="http://schemas.openxmlformats.org/officeDocument/2006/relationships/hyperlink" Target="https://creativecommons.org/licenses/by-nc/4.0/" TargetMode="External"/><Relationship Id="rId8rjzmpyktpnnmw-sj20ui" Type="http://schemas.openxmlformats.org/officeDocument/2006/relationships/hyperlink" Target="http://ares.local:8069/en/learn/#/topics/c/c9930bda7585537f94e78d0936194fbb" TargetMode="External"/><Relationship Id="rId45opjya7hwdo9k8uwkfml"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6gc2bcmr0m0vt097ibs" Type="http://schemas.openxmlformats.org/officeDocument/2006/relationships/hyperlink" Target="http://ares.local:8069/en/learn/#/topics/c/767359ed48345e92affc828bc3f6cd29" TargetMode="External"/><Relationship Id="rIdn6hxbh1w92gwfbfblfcs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rm6ohbs4v9_dksmpe5p" Type="http://schemas.openxmlformats.org/officeDocument/2006/relationships/hyperlink" Target="http://ares.local:8069/en/learn/#/topics/c/fdb4f863d9a153fc85c6a7ea2df6895d" TargetMode="External"/><Relationship Id="rIdfjdm5dzclxnum29br3jd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7jmujgbmyoy7hqcmwdcs" Type="http://schemas.openxmlformats.org/officeDocument/2006/relationships/hyperlink" Target="http://ares.local:8069/en/learn/#/topics/c/14ed1e78aa485136bfda0f7cf03bd146" TargetMode="External"/><Relationship Id="rIdotjdl0dls5bek67qpv3b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jladffjodtbbkgs2im5" Type="http://schemas.openxmlformats.org/officeDocument/2006/relationships/hyperlink" Target="http://ares.local:8069/en/learn/#/topics/c/aa49b19f59aa52c4b49929219b15b9af" TargetMode="External"/><Relationship Id="rIdhlr_3fslr1z5vlt1gswe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uzwfzrgxbktsqt3lnzr" Type="http://schemas.openxmlformats.org/officeDocument/2006/relationships/hyperlink" Target="http://ares.local:8069/en/learn/#/topics/c/b8f657924f125c70a1527cbc06d2fb2b" TargetMode="External"/><Relationship Id="rIdxaplqwkjcnm4vplakx_v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abv3zvycay53e07dxzv" Type="http://schemas.openxmlformats.org/officeDocument/2006/relationships/hyperlink" Target="http://ares.local:8069/en/learn/#/topics/c/c9930bda7585537f94e78d0936194fbb" TargetMode="External"/><Relationship Id="rIdo_tvp8ybcxceau4yvknao"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h4pyi1thq0qyaw158te" Type="http://schemas.openxmlformats.org/officeDocument/2006/relationships/hyperlink" Target="http://ares.local:8069/en/learn/#/topics/c/b8339c21d3255c2783c73fca193f6c7c" TargetMode="External"/><Relationship Id="rIdy5h-4cuoeioc_bizmoqq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mm879j_l0x0w1unsamer" Type="http://schemas.openxmlformats.org/officeDocument/2006/relationships/hyperlink" Target="http://ares.local:8069/en/learn/#/topics/c/fdb4f863d9a153fc85c6a7ea2df6895d" TargetMode="External"/><Relationship Id="rIdh3qdkawuxiyhc4ek_k6f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5myoalhp5bevzzlpjk4" Type="http://schemas.openxmlformats.org/officeDocument/2006/relationships/hyperlink" Target="http://ares.local:8069/en/learn/#/topics/c/3042664825ce525f881cee2889fb44f7" TargetMode="External"/><Relationship Id="rId2vxz67m6hpisjxletiaa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xmytkvhzakpwp0urn5" Type="http://schemas.openxmlformats.org/officeDocument/2006/relationships/hyperlink" Target="https://creativecommons.org/licenses/by-nc/4.0/" TargetMode="External"/><Relationship Id="rIdq2jwyt6vuast1-scxshzd" Type="http://schemas.openxmlformats.org/officeDocument/2006/relationships/hyperlink" Target="https://creativecommons.org/licenses/by-nc/4.0/" TargetMode="External"/><Relationship Id="rId_mvm4ft0swfqq5dlrwzcr" Type="http://schemas.openxmlformats.org/officeDocument/2006/relationships/hyperlink" Target="http://ares.local:8069/en/learn/#/topics/c/aa49b19f59aa52c4b49929219b15b9af" TargetMode="External"/><Relationship Id="rId3ona27yr34otuh4nxkvi-"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dq70jl-dbkepuerqo5d" Type="http://schemas.openxmlformats.org/officeDocument/2006/relationships/hyperlink" Target="http://ares.local:8069/en/learn/#/topics/c/1d06ecb90fb35d7a9d23d798634b64d3" TargetMode="External"/><Relationship Id="rIdd_gxeqscjl-3wsfsj2i1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eckzrmthbqhaz6gxato" Type="http://schemas.openxmlformats.org/officeDocument/2006/relationships/hyperlink" Target="http://ares.local:8069/en/learn/#/topics/c/c44895796e5b535e9caa8939db425466" TargetMode="External"/><Relationship Id="rIdkl0dova32exmgggpbxdah"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ezjfyurdgmuxt0mpxi-" Type="http://schemas.openxmlformats.org/officeDocument/2006/relationships/hyperlink" Target="http://ares.local:8069/en/learn/#/topics/c/6acb6ac76c9b5dceb01f72d1a48e8470" TargetMode="External"/><Relationship Id="rIdks_ukuvfpggcpdx1ylzs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w0y5nwac71--p9vixcr" Type="http://schemas.openxmlformats.org/officeDocument/2006/relationships/hyperlink" Target="http://ares.local:8069/en/learn/#/topics/c/b9e9f72fb8855748ae882e1e2e98bbbc" TargetMode="External"/><Relationship Id="rIdce_dhmaetvsjdlrek-7d9"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lfm_aru1kfmpyssov8a" Type="http://schemas.openxmlformats.org/officeDocument/2006/relationships/hyperlink" Target="http://ares.local:8069/en/learn/#/topics/c/35c104ec3b9d51dd80531ad4e59f8216" TargetMode="External"/><Relationship Id="rIde8da6w-owkspj-071-6a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ny8yshzpx0zns9h3mwn" Type="http://schemas.openxmlformats.org/officeDocument/2006/relationships/hyperlink" Target="http://ares.local:8069/en/learn/#/topics/c/aa49b19f59aa52c4b49929219b15b9af" TargetMode="External"/><Relationship Id="rId4zi318zua24822v4eauum"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fuwb7rjty9jpe-gpzhn" Type="http://schemas.openxmlformats.org/officeDocument/2006/relationships/hyperlink" Target="http://ares.local:8069/en/learn/#/topics/c/1d06ecb90fb35d7a9d23d798634b64d3" TargetMode="External"/><Relationship Id="rIdwbvbbc_l3x1sodxnkltx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idtdsybfoibgbhdlwgt" Type="http://schemas.openxmlformats.org/officeDocument/2006/relationships/hyperlink" Target="http://ares.local:8069/en/learn/#/topics/c/c44895796e5b535e9caa8939db425466" TargetMode="External"/><Relationship Id="rIdjetmwm5kfm63xviyzrcr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jy-ocsoj7aoqwiqatuf" Type="http://schemas.openxmlformats.org/officeDocument/2006/relationships/hyperlink" Target="http://ares.local:8069/en/learn/#/topics/c/6acb6ac76c9b5dceb01f72d1a48e8470" TargetMode="External"/><Relationship Id="rIdlvxg1jed8kce-or2ytqv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rry5hqhhefrqxz6ajv_" Type="http://schemas.openxmlformats.org/officeDocument/2006/relationships/hyperlink" Target="https://creativecommons.org/licenses/by-nc/4.0/" TargetMode="External"/><Relationship Id="rIdoc3daue8a_vdapjs1ptrp" Type="http://schemas.openxmlformats.org/officeDocument/2006/relationships/hyperlink" Target="https://creativecommons.org/licenses/by-nc/4.0/" TargetMode="External"/><Relationship Id="rId3t5fs2jtmr4n320fnmlo3"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ul2eic0j95ylc4w8fqu" Type="http://schemas.openxmlformats.org/officeDocument/2006/relationships/hyperlink" Target="http://ares.local:8069/en/learn/#/topics/c/1d06ecb90fb35d7a9d23d798634b64d3" TargetMode="External"/><Relationship Id="rId8hfpzphwx9tv_8nxjwun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kkrc2qbqiz4yp4ayluo"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aprbbjsoixmqjvoxvyn" Type="http://schemas.openxmlformats.org/officeDocument/2006/relationships/hyperlink" Target="http://ares.local:8069/en/learn/#/topics/c/cf8bdd0db40f5985bda3435cdf88e577" TargetMode="External"/><Relationship Id="rIdtzfm50fpxhqtgvap9exgb"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pmxre4rxvunxlymsxso"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f5dbb_2rxd710y62278e" Type="http://schemas.openxmlformats.org/officeDocument/2006/relationships/hyperlink" Target="http://ares.local:8069/en/learn/#/topics/c/1d06ecb90fb35d7a9d23d798634b64d3" TargetMode="External"/><Relationship Id="rIdsj8pmk1nxc0rgogtl-iv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xaeolxsexoqhtf74koe"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51hddhjo2k39drwfdfw" Type="http://schemas.openxmlformats.org/officeDocument/2006/relationships/hyperlink" Target="http://ares.local:8069/en/learn/#/topics/c/cf8bdd0db40f5985bda3435cdf88e577" TargetMode="External"/><Relationship Id="rIdqzjmju6ylxpsvmzrhovof"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7fe8kkhbe4zfrqk5asp"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hdpudkgf8weblzsiyzb" Type="http://schemas.openxmlformats.org/officeDocument/2006/relationships/hyperlink" Target="http://ares.local:8069/en/learn/#/topics/c/1d06ecb90fb35d7a9d23d798634b64d3" TargetMode="External"/><Relationship Id="rIdwr9gqqpxzgrcbkpkel8v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mfnd3mprvepwdvj9b7u" Type="http://schemas.openxmlformats.org/officeDocument/2006/relationships/hyperlink" Target="https://creativecommons.org/licenses/by-nc/4.0/" TargetMode="External"/><Relationship Id="rIdwbqdh7hokg0h0zu21bjas" Type="http://schemas.openxmlformats.org/officeDocument/2006/relationships/hyperlink" Target="https://creativecommons.org/licenses/by-nc/4.0/" TargetMode="External"/><Relationship Id="rIdn3wmnhcfb8dc-haomdi28" Type="http://schemas.openxmlformats.org/officeDocument/2006/relationships/hyperlink" Target="http://ares.local:8069/en/learn/#/topics/c/fdb4f863d9a153fc85c6a7ea2df6895d" TargetMode="External"/><Relationship Id="rIdpoliinm9jko_u16h7xmxl"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qoejnk3drfjj-pjjl_e" Type="http://schemas.openxmlformats.org/officeDocument/2006/relationships/hyperlink" Target="http://ares.local:8069/en/learn/#/topics/c/5469ad049e3852889683aba1a8e75b08" TargetMode="External"/><Relationship Id="rIdmqs8oz5vckaru5kxbh-m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efjiz2qtq7xhti-0oah" Type="http://schemas.openxmlformats.org/officeDocument/2006/relationships/hyperlink" Target="http://ares.local:8069/en/learn/#/topics/c/8ece72ac94355ffa9bdd549e7ff03f56" TargetMode="External"/><Relationship Id="rIdunx5v_eaanubunfvjil9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rpfraaecwax50brmeey" Type="http://schemas.openxmlformats.org/officeDocument/2006/relationships/hyperlink" Target="http://ares.local:8069/en/learn/#/topics/c/135f02e06a8a538ea2e3b16965b87f00" TargetMode="External"/><Relationship Id="rIdvatd00guxuxazz6ucnul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61yllhflh-emgsuen4vr" Type="http://schemas.openxmlformats.org/officeDocument/2006/relationships/hyperlink" Target="http://ares.local:8069/en/learn/#/topics/c/fdb4f863d9a153fc85c6a7ea2df6895d" TargetMode="External"/><Relationship Id="rIdfbxdqujy0xxqsnqsud4m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v8yxh_hzrzoi2imjvne" Type="http://schemas.openxmlformats.org/officeDocument/2006/relationships/hyperlink" Target="http://ares.local:8069/en/learn/#/topics/c/a643aea9a0e25c46a00f362ce9545a7f" TargetMode="External"/><Relationship Id="rIdsbqmqtkrgko5wa1gcgpx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j3hgupmv0w_zh-hp8uv" Type="http://schemas.openxmlformats.org/officeDocument/2006/relationships/hyperlink" Target="http://ares.local:8069/en/learn/#/topics/c/8ece72ac94355ffa9bdd549e7ff03f56" TargetMode="External"/><Relationship Id="rIdpjki3jeigpqbdbjfn25m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d0rm80c3ucuim21wqbh" Type="http://schemas.openxmlformats.org/officeDocument/2006/relationships/hyperlink" Target="http://ares.local:8069/en/learn/#/topics/c/5469ad049e3852889683aba1a8e75b08" TargetMode="External"/><Relationship Id="rIdzafmvxpvsoqa0xc1xb4n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fixrsn-pkommelqce4yr" Type="http://schemas.openxmlformats.org/officeDocument/2006/relationships/hyperlink" Target="http://ares.local:8069/en/learn/#/topics/c/fdb4f863d9a153fc85c6a7ea2df6895d" TargetMode="External"/><Relationship Id="rIdh0-s37jb7cwnaeyrzbjt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czwcya1hbdof8suvpan" Type="http://schemas.openxmlformats.org/officeDocument/2006/relationships/hyperlink" Target="http://ares.local:8069/en/learn/#/topics/c/135f02e06a8a538ea2e3b16965b87f00" TargetMode="External"/><Relationship Id="rIdmuwdotfo6e8_hcvqee3af"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mvwz8rr4ynnmbkw6t4ka" Type="http://schemas.openxmlformats.org/officeDocument/2006/relationships/hyperlink" Target="https://creativecommons.org/licenses/by-nc/4.0/" TargetMode="External"/><Relationship Id="rIdv-uya0ovv2dvxzrjnegil" Type="http://schemas.openxmlformats.org/officeDocument/2006/relationships/hyperlink" Target="https://creativecommons.org/licenses/by-nc/4.0/" TargetMode="External"/><Relationship Id="rIdbib-h2euh98aozmf57zqs" Type="http://schemas.openxmlformats.org/officeDocument/2006/relationships/hyperlink" Target="http://ares.local:8069/en/learn/#/topics/c/b2a56ef63770564ba8e0aa5930ff321f" TargetMode="External"/><Relationship Id="rIdcevourt94ep1giwqnwd_z"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id0swoy6m2b2f-6n4ib" Type="http://schemas.openxmlformats.org/officeDocument/2006/relationships/hyperlink" Target="http://ares.local:8069/en/learn/#/topics/c/f92ce1013f8757d98b1c5918e204943a" TargetMode="External"/><Relationship Id="rId0swh-42n-ub-lt-kkvi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_rzcp56jre142wbxho1" Type="http://schemas.openxmlformats.org/officeDocument/2006/relationships/hyperlink" Target="http://ares.local:8069/en/learn/#/topics/c/b2a56ef63770564ba8e0aa5930ff321f" TargetMode="External"/><Relationship Id="rId0nma9ajzxloduo0nnngyh"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nvp3hicvpoaof7pedyh" Type="http://schemas.openxmlformats.org/officeDocument/2006/relationships/hyperlink" Target="http://ares.local:8069/en/learn/#/topics/c/1bb084f975c451d29dd6007e18c5b9e0" TargetMode="External"/><Relationship Id="rIdnyamdnp2xeocfls-alsd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nzbxh596sa5o6bvcdr4" Type="http://schemas.openxmlformats.org/officeDocument/2006/relationships/hyperlink" Target="http://ares.local:8069/en/learn/#/topics/c/80a18fed43a05af1b445dd732fc3edb3" TargetMode="External"/><Relationship Id="rIdebtm1nuinfbmjcewsg8e3"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s5u0eutodtoic14yetr" Type="http://schemas.openxmlformats.org/officeDocument/2006/relationships/hyperlink" Target="http://ares.local:8069/en/learn/#/topics/c/f92ce1013f8757d98b1c5918e204943a" TargetMode="External"/><Relationship Id="rId-ne6dnfknhswbvkr1mo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e61xtspshfvxp6ivof7" Type="http://schemas.openxmlformats.org/officeDocument/2006/relationships/hyperlink" Target="http://ares.local:8069/en/learn/#/topics/c/b2a56ef63770564ba8e0aa5930ff321f" TargetMode="External"/><Relationship Id="rId-jpj213cuoj-zjbyv3tfs"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ufy1s82kbdmje37ugwy" Type="http://schemas.openxmlformats.org/officeDocument/2006/relationships/hyperlink" Target="http://ares.local:8069/en/learn/#/topics/c/1bb084f975c451d29dd6007e18c5b9e0" TargetMode="External"/><Relationship Id="rIdcpj8nb8usnl0lzgstcap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3cloab3ul-yr7z-hjt3" Type="http://schemas.openxmlformats.org/officeDocument/2006/relationships/hyperlink" Target="http://ares.local:8069/en/learn/#/topics/c/b2a56ef63770564ba8e0aa5930ff321f" TargetMode="External"/><Relationship Id="rIdzrdtvytkjlchuxvpw0f0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irjcqkzpzcte80mrzxh" Type="http://schemas.openxmlformats.org/officeDocument/2006/relationships/hyperlink" Target="http://ares.local:8069/en/learn/#/topics/c/b99d26dce63950a4b8d5744dfee81278" TargetMode="External"/><Relationship Id="rId7gsgywmvavlbgxuvjpkd5"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djs4fbllbnwwyqhlge-" Type="http://schemas.openxmlformats.org/officeDocument/2006/relationships/hyperlink" Target="https://creativecommons.org/licenses/by-nc/4.0/" TargetMode="External"/><Relationship Id="rIdmxzww9mqzoqqoocci0ye5" Type="http://schemas.openxmlformats.org/officeDocument/2006/relationships/hyperlink" Target="https://creativecommons.org/licenses/by-nc/4.0/" TargetMode="External"/><Relationship Id="rIdtd3w_ujzuzit8kxmla7q8" Type="http://schemas.openxmlformats.org/officeDocument/2006/relationships/hyperlink" Target="http://ares.local:8069/en/learn/#/topics/c/b6c2e7011e6952968e3a2000cc3ce711" TargetMode="External"/><Relationship Id="rIdsooxhu8vmbjqabkol_mi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3iohepfqxety0a19-l1" Type="http://schemas.openxmlformats.org/officeDocument/2006/relationships/hyperlink" Target="http://ares.local:8069/en/learn/#/topics/c/cf8bdd0db40f5985bda3435cdf88e577" TargetMode="External"/><Relationship Id="rIdk7rcfqjzvyznwogi5vjtr"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81rij8andjtop85xw9l" Type="http://schemas.openxmlformats.org/officeDocument/2006/relationships/hyperlink" Target="http://ares.local:8069/en/learn/#/topics/c/c44895796e5b535e9caa8939db425466" TargetMode="External"/><Relationship Id="rIdy_fuwsfmuzw0vpqu5urz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cjk2megkbugo5npk_d8" Type="http://schemas.openxmlformats.org/officeDocument/2006/relationships/hyperlink" Target="http://ares.local:8069/en/learn/#/topics/c/cf8bdd0db40f5985bda3435cdf88e577" TargetMode="External"/><Relationship Id="rIddjyvslg2lnectxanulig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yeu6yhr1_3reyquqbxs0" Type="http://schemas.openxmlformats.org/officeDocument/2006/relationships/hyperlink" Target="http://ares.local:8069/en/learn/#/topics/c/4eff0a97d9705447b4d77bfcd53a6920" TargetMode="External"/><Relationship Id="rIdmu1fumb5jm8k8eaiuagx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jg-xetss6xyvzfk0hhn" Type="http://schemas.openxmlformats.org/officeDocument/2006/relationships/hyperlink" Target="http://ares.local:8069/en/learn/#/topics/c/c77de98cc15855de9722396c443ef69a" TargetMode="External"/><Relationship Id="rIdnsdeni7sbdggkdmjbl_w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a219gqqopemhpbpk79s" Type="http://schemas.openxmlformats.org/officeDocument/2006/relationships/hyperlink" Target="http://ares.local:8069/en/learn/#/topics/c/460cfa00f5795f968472398554a7f7d2" TargetMode="External"/><Relationship Id="rIdwmrw0fsoud0jtawzxnto5"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cu7iqjaow6eg4sw7u0k" Type="http://schemas.openxmlformats.org/officeDocument/2006/relationships/hyperlink" Target="http://ares.local:8069/en/learn/#/topics/c/a643aea9a0e25c46a00f362ce9545a7f" TargetMode="External"/><Relationship Id="rIddrm8e6ml1svi4_lkbsve8"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goxu0l9lknm9stv4aky" Type="http://schemas.openxmlformats.org/officeDocument/2006/relationships/hyperlink" Target="http://ares.local:8069/en/learn/#/topics/c/b6c2e7011e6952968e3a2000cc3ce711" TargetMode="External"/><Relationship Id="rIdjtprzjlf3aictadspoy3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whkx4cqh_zpy9tydsbg" Type="http://schemas.openxmlformats.org/officeDocument/2006/relationships/hyperlink" Target="http://ares.local:8069/en/learn/#/topics/c/6acb6ac76c9b5dceb01f72d1a48e8470" TargetMode="External"/><Relationship Id="rIdws0b6cmicam7ri3o_72m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k7xff9ygjidvw5msnhh" Type="http://schemas.openxmlformats.org/officeDocument/2006/relationships/hyperlink" Target="https://creativecommons.org/licenses/by-nc/4.0/" TargetMode="External"/><Relationship Id="rIdvtr9cxww5peukp_c2c4r7" Type="http://schemas.openxmlformats.org/officeDocument/2006/relationships/hyperlink" Target="https://creativecommons.org/licenses/by-nc/4.0/" TargetMode="External"/><Relationship Id="rId8vapmkuuzt-o7t5yn9h53" Type="http://schemas.openxmlformats.org/officeDocument/2006/relationships/hyperlink" Target="http://ares.local:8069/en/learn/#/topics/c/e546a38412b5554895677132c03b8570" TargetMode="External"/><Relationship Id="rIdzxdfkkokh3q2znvzjava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04sasd17-snotkknusir" Type="http://schemas.openxmlformats.org/officeDocument/2006/relationships/hyperlink" Target="http://ares.local:8069/en/learn/#/topics/c/bc39f24a615c54deafa3d8ee88b4f13e" TargetMode="External"/><Relationship Id="rIdhipzrjgxzcdvlpt1_ocq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zcqw488vwkiyn5r3hi3" Type="http://schemas.openxmlformats.org/officeDocument/2006/relationships/hyperlink" Target="http://ares.local:8069/en/learn/#/topics/c/6e1c01cd13ea5196acf58976488c9fd1" TargetMode="External"/><Relationship Id="rIdfm_vohjzkysz71t9jeqx4"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qm85tcavr4eqszwehd" Type="http://schemas.openxmlformats.org/officeDocument/2006/relationships/hyperlink" Target="http://ares.local:8069/en/learn/#/topics/c/0603676c28615eae8a137c18e6dde1a2" TargetMode="External"/><Relationship Id="rIdkljbxds80947qtuq1qnh7"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liet3lwkvgw0kl9sy6vb" Type="http://schemas.openxmlformats.org/officeDocument/2006/relationships/hyperlink" Target="http://ares.local:8069/en/learn/#/topics/c/4bac650a9c43554485c0e890df8d4a03" TargetMode="External"/><Relationship Id="rIdnd43awfq-7jkopfohdfa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rzy2da3eoqgx7luv1n0" Type="http://schemas.openxmlformats.org/officeDocument/2006/relationships/hyperlink" Target="http://ares.local:8069/en/learn/#/topics/c/bc39f24a615c54deafa3d8ee88b4f13e" TargetMode="External"/><Relationship Id="rIdcn0x5_ie5d8fdkqo3_dx7"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aeuk0cpppk3zedj6euf" Type="http://schemas.openxmlformats.org/officeDocument/2006/relationships/hyperlink" Target="http://ares.local:8069/en/learn/#/topics/c/9bce5043587b5d728525faee5110ef9e" TargetMode="External"/><Relationship Id="rId861cs1qmrnc-bbruifw9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focv5nmi4jnhnab-4cg_" Type="http://schemas.openxmlformats.org/officeDocument/2006/relationships/hyperlink" Target="http://ares.local:8069/en/learn/#/topics/c/0603676c28615eae8a137c18e6dde1a2" TargetMode="External"/><Relationship Id="rIddownkev9sf7plm7hymnn4"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4dq3pxr8hkbxbz-eghz" Type="http://schemas.openxmlformats.org/officeDocument/2006/relationships/hyperlink" Target="http://ares.local:8069/en/learn/#/topics/c/d0f0fe18db57507088361ddd9c290221" TargetMode="External"/><Relationship Id="rIdzhrxbfmgjqkhgtqwhug7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holmmf_bgfpjhegtppe" Type="http://schemas.openxmlformats.org/officeDocument/2006/relationships/hyperlink" Target="http://ares.local:8069/en/learn/#/topics/c/1d06ecb90fb35d7a9d23d798634b64d3" TargetMode="External"/><Relationship Id="rIdsjz5q0phsctbgutwv7vt6"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bwwlss-3fl3zbxpuypu" Type="http://schemas.openxmlformats.org/officeDocument/2006/relationships/hyperlink" Target="https://creativecommons.org/licenses/by-nc/4.0/" TargetMode="External"/><Relationship Id="rIdipe6wnidvaa1bdoa75if7" Type="http://schemas.openxmlformats.org/officeDocument/2006/relationships/hyperlink" Target="https://creativecommons.org/licenses/by-nc/4.0/" TargetMode="External"/><Relationship Id="rId2htndbvzcn_n_jn6eoyvb" Type="http://schemas.openxmlformats.org/officeDocument/2006/relationships/hyperlink" Target="http://ares.local:8069/en/learn/#/topics/c/8ece72ac94355ffa9bdd549e7ff03f56" TargetMode="External"/><Relationship Id="rIdqhxnmalrp6aiq_aqcd5a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chwff4fdlhregljtu4j" Type="http://schemas.openxmlformats.org/officeDocument/2006/relationships/hyperlink" Target="http://ares.local:8069/en/learn/#/topics/c/5469ad049e3852889683aba1a8e75b08" TargetMode="External"/><Relationship Id="rIdqedqguyqxa3ugibvfhhn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freqp5w_a3zkddxw64-" Type="http://schemas.openxmlformats.org/officeDocument/2006/relationships/hyperlink" Target="http://ares.local:8069/en/learn/#/topics/c/8ece72ac94355ffa9bdd549e7ff03f56" TargetMode="External"/><Relationship Id="rIdpnums-c_yr42otxl9wlo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ft5dzfhh2fjeg7foebr" Type="http://schemas.openxmlformats.org/officeDocument/2006/relationships/hyperlink" Target="http://ares.local:8069/en/learn/#/topics/c/135f02e06a8a538ea2e3b16965b87f00" TargetMode="External"/><Relationship Id="rIdzgfkyh4yxmq8s1wtjter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84k7yo1_vm4_af3fb5t" Type="http://schemas.openxmlformats.org/officeDocument/2006/relationships/hyperlink" Target="http://ares.local:8069/en/learn/#/topics/c/8ece72ac94355ffa9bdd549e7ff03f56" TargetMode="External"/><Relationship Id="rIdchlof1kqnlcyqn_4zsgg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lfubsjo-e3v4owqyxpw" Type="http://schemas.openxmlformats.org/officeDocument/2006/relationships/hyperlink" Target="http://ares.local:8069/en/learn/#/topics/c/cf8bdd0db40f5985bda3435cdf88e577" TargetMode="External"/><Relationship Id="rId1ro7-j0pam5gsyuoqampb"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ayptx1b9avn4zoc4gio" Type="http://schemas.openxmlformats.org/officeDocument/2006/relationships/hyperlink" Target="http://ares.local:8069/en/learn/#/topics/c/8ece72ac94355ffa9bdd549e7ff03f56" TargetMode="External"/><Relationship Id="rIdn6nm_aczxvtv7kjm2skd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avzmo-mlvz2s1krla6f" Type="http://schemas.openxmlformats.org/officeDocument/2006/relationships/hyperlink" Target="http://ares.local:8069/en/learn/#/topics/c/5469ad049e3852889683aba1a8e75b08" TargetMode="External"/><Relationship Id="rIdnen4haxs6998rrf7row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i1lovezrzesafwmnbsw" Type="http://schemas.openxmlformats.org/officeDocument/2006/relationships/hyperlink" Target="http://ares.local:8069/en/learn/#/topics/c/8ece72ac94355ffa9bdd549e7ff03f56" TargetMode="External"/><Relationship Id="rIdbicjpaxspktpc2oid1yt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ujoifxutpsbmkzjjd2n" Type="http://schemas.openxmlformats.org/officeDocument/2006/relationships/hyperlink" Target="http://ares.local:8069/en/learn/#/topics/c/135f02e06a8a538ea2e3b16965b87f00" TargetMode="External"/><Relationship Id="rIdwskwor_gtgfpwtbjw5yg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orytu8kj4ttmu3pgbr_" Type="http://schemas.openxmlformats.org/officeDocument/2006/relationships/hyperlink" Target="https://creativecommons.org/licenses/by-nc/4.0/" TargetMode="External"/><Relationship Id="rId76v7z_lmwsostvjnc4qtu" Type="http://schemas.openxmlformats.org/officeDocument/2006/relationships/hyperlink" Target="https://creativecommons.org/licenses/by-nc/4.0/" TargetMode="External"/><Relationship Id="rId-1cl_p3paiq7fmlcv9xmh" Type="http://schemas.openxmlformats.org/officeDocument/2006/relationships/hyperlink" Target="http://ares.local:8069/en/learn/#/topics/c/e9a3332ca8305c13b3e32b4156023e07" TargetMode="External"/><Relationship Id="rId4lzi8h0givhyyip6d2y6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it__fevlhqtpwme6fgb" Type="http://schemas.openxmlformats.org/officeDocument/2006/relationships/hyperlink" Target="http://ares.local:8069/en/learn/#/topics/c/cf8bdd0db40f5985bda3435cdf88e577" TargetMode="External"/><Relationship Id="rIdvjqzwp4ez3rodzcdwtxrt"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aqi1pkbypvjo-i_mtw6" Type="http://schemas.openxmlformats.org/officeDocument/2006/relationships/hyperlink" Target="http://ares.local:8069/en/learn/#/topics/c/e9a3332ca8305c13b3e32b4156023e07" TargetMode="External"/><Relationship Id="rId8gy3szr635f3rlks-q9b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p_doeomevnrbgtgu1wa" Type="http://schemas.openxmlformats.org/officeDocument/2006/relationships/hyperlink" Target="http://ares.local:8069/en/learn/#/topics/c/cf8bdd0db40f5985bda3435cdf88e577" TargetMode="External"/><Relationship Id="rIdnljgfgujqo0fdogbbfvh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qmm920mhicodtqcxh3as" Type="http://schemas.openxmlformats.org/officeDocument/2006/relationships/hyperlink" Target="http://ares.local:8069/en/learn/#/topics/c/80a18fed43a05af1b445dd732fc3edb3" TargetMode="External"/><Relationship Id="rId8ofhoam2nzyxic1d8smzs"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qd1gq45xfwcz0xgw4n9" Type="http://schemas.openxmlformats.org/officeDocument/2006/relationships/hyperlink" Target="http://ares.local:8069/en/learn/#/topics/c/c086a687a1be549cb4b044227194b28d" TargetMode="External"/><Relationship Id="rIddt1ktub3shubarbiajqk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_teclslkobuvwozmeed" Type="http://schemas.openxmlformats.org/officeDocument/2006/relationships/hyperlink" Target="http://ares.local:8069/en/learn/#/topics/c/b2a56ef63770564ba8e0aa5930ff321f" TargetMode="External"/><Relationship Id="rIdjd8nuzvv5godhhriol2a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pg4loa2ocdvyqgyunau" Type="http://schemas.openxmlformats.org/officeDocument/2006/relationships/hyperlink" Target="http://ares.local:8069/en/learn/#/topics/c/b99d26dce63950a4b8d5744dfee81278" TargetMode="External"/><Relationship Id="rIddoxovij-b5e9vdxhwqago"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fjj7e6qdj3ztn37zr8l" Type="http://schemas.openxmlformats.org/officeDocument/2006/relationships/hyperlink" Target="http://ares.local:8069/en/learn/#/topics/c/e9a3332ca8305c13b3e32b4156023e07" TargetMode="External"/><Relationship Id="rId-o9h8cnn95xj9g9yyqquo"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5lndkmvlqolrl19f6oyu" Type="http://schemas.openxmlformats.org/officeDocument/2006/relationships/hyperlink" Target="http://ares.local:8069/en/learn/#/topics/c/0603676c28615eae8a137c18e6dde1a2" TargetMode="External"/><Relationship Id="rIdgtocidbhk89etfpxlmtf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02aeqffhuccjwaxvhv" Type="http://schemas.openxmlformats.org/officeDocument/2006/relationships/hyperlink" Target="https://creativecommons.org/licenses/by-nc/4.0/" TargetMode="External"/><Relationship Id="rIdsnijfx7opuiqinxbtxz9d" Type="http://schemas.openxmlformats.org/officeDocument/2006/relationships/hyperlink" Target="https://creativecommons.org/licenses/by-nc/4.0/" TargetMode="External"/><Relationship Id="rIdu6ei-j-mkwqdnnoa77h3u" Type="http://schemas.openxmlformats.org/officeDocument/2006/relationships/hyperlink" Target="http://ares.local:8069/en/learn/#/topics/c/80a18fed43a05af1b445dd732fc3edb3" TargetMode="External"/><Relationship Id="rIdjqd1feb8may03evjhpjx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fh4b70mzkdjjqpx4gms" Type="http://schemas.openxmlformats.org/officeDocument/2006/relationships/hyperlink" Target="http://ares.local:8069/en/learn/#/topics/c/cf8bdd0db40f5985bda3435cdf88e577" TargetMode="External"/><Relationship Id="rId5vi3oahevwrlzqqevc0hl"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uw7cgwd8cadjm2evqnt" Type="http://schemas.openxmlformats.org/officeDocument/2006/relationships/hyperlink" Target="http://ares.local:8069/en/learn/#/topics/c/80a18fed43a05af1b445dd732fc3edb3" TargetMode="External"/><Relationship Id="rIdvwktkir5y4gprjbsftp8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mofgguzcqmnyar5l98" Type="http://schemas.openxmlformats.org/officeDocument/2006/relationships/hyperlink" Target="http://ares.local:8069/en/learn/#/topics/c/f92ce1013f8757d98b1c5918e204943a" TargetMode="External"/><Relationship Id="rIddjegzelws9lpqcc7jhptt"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4e0zol9ooyabldhmi-2" Type="http://schemas.openxmlformats.org/officeDocument/2006/relationships/hyperlink" Target="http://ares.local:8069/en/learn/#/topics/c/80a18fed43a05af1b445dd732fc3edb3" TargetMode="External"/><Relationship Id="rIdeaj8r6gl3j4hr0dg2gqk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_vd9-oqma88lnpdckuo" Type="http://schemas.openxmlformats.org/officeDocument/2006/relationships/hyperlink" Target="http://ares.local:8069/en/learn/#/topics/c/4f90c22cf81553cc8b26e8c6d0687c08" TargetMode="External"/><Relationship Id="rId4f3tqvkaginkjbhbxvmx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9kq6-vuhe9clhexngie" Type="http://schemas.openxmlformats.org/officeDocument/2006/relationships/hyperlink" Target="http://ares.local:8069/en/learn/#/topics/c/80a18fed43a05af1b445dd732fc3edb3" TargetMode="External"/><Relationship Id="rIdagr66ofyis6ecxyhb0kf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vsb7lbgn3x-umjmggxm" Type="http://schemas.openxmlformats.org/officeDocument/2006/relationships/hyperlink" Target="http://ares.local:8069/en/learn/#/topics/c/3249490e37845aa5908725956c668fd0" TargetMode="External"/><Relationship Id="rIdm445gpcc3x0cnipozepr0"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voxibkk9koy12u0wzs6" Type="http://schemas.openxmlformats.org/officeDocument/2006/relationships/hyperlink" Target="http://ares.local:8069/en/learn/#/topics/c/80a18fed43a05af1b445dd732fc3edb3" TargetMode="External"/><Relationship Id="rIdjrm9iqrmi478b4kx2ald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mx4qttsekzjdtwjy91l" Type="http://schemas.openxmlformats.org/officeDocument/2006/relationships/hyperlink" Target="http://ares.local:8069/en/learn/#/topics/c/cf8bdd0db40f5985bda3435cdf88e577" TargetMode="External"/><Relationship Id="rIdd2ekpfbbevuf9d53e14p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01wu_nludfdxy4qcwaq" Type="http://schemas.openxmlformats.org/officeDocument/2006/relationships/hyperlink" Target="https://creativecommons.org/licenses/by-nc/4.0/" TargetMode="External"/><Relationship Id="rId4wzg2iauaude_3tk6rsak" Type="http://schemas.openxmlformats.org/officeDocument/2006/relationships/hyperlink" Target="https://creativecommons.org/licenses/by-nc/4.0/" TargetMode="External"/><Relationship Id="rId2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2026-10-14T07:56:55.482Z</dcterms:created>
  <dcterms:modified xsi:type="dcterms:W3CDTF">2026-10-14T07:56:55.482Z</dcterms:modified>
</cp:coreProperties>
</file>

<file path=docProps/custom.xml><?xml version="1.0" encoding="utf-8"?>
<Properties xmlns="http://schemas.openxmlformats.org/officeDocument/2006/custom-properties" xmlns:vt="http://schemas.openxmlformats.org/officeDocument/2006/docPropsVTypes"/>
</file>