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w:t>
            </w:r>
            <w:ins w:id="9001" w:author="Claude (AI) - proposed" w:date="2026-10-14T07:56:57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5,000 litres of water, yet the frustum tank uses less metal sheet than the cylinder-hemisphere tank. Use</w:t>
            </w:r>
            <w:ins w:id="9002" w:author="Claude (AI) - proposed" w:date="2026-10-14T07:56:57Z">
              <w:r>
                <w:rPr>
                  <w:rFonts w:ascii="Arial" w:cs="Arial" w:eastAsia="Arial" w:hAnsi="Arial"/>
                  <w:b w:val="false"/>
                  <w:bCs w:val="false"/>
                  <w:i w:val="false"/>
                  <w:iCs w:val="false"/>
                  <w:color w:val="000000"/>
                  <w:sz w:val="18"/>
                  <w:szCs w:val="18"/>
                </w:rPr>
                <w:t xml:space="preserve"> your Summary Table,</w:t>
              </w:r>
            </w:ins>
            <w:r>
              <w:rPr>
                <w:rFonts w:ascii="Arial" w:cs="Arial" w:eastAsia="Arial" w:hAnsi="Arial"/>
                <w:b w:val="false"/>
                <w:bCs w:val="false"/>
                <w:i w:val="false"/>
                <w:iCs w:val="false"/>
                <w:color w:val="000000"/>
                <w:sz w:val="18"/>
                <w:szCs w:val="18"/>
              </w:rPr>
              <w:t xml:space="preserve"> your notes, your formulae,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w:t>
                  </w:r>
                  <w:del w:id="9003" w:author="Claude (AI) - proposed" w:date="2026-10-14T07:56:57Z">
                    <w:r>
                      <w:rPr>
                        <w:rFonts w:ascii="Arial" w:cs="Arial" w:eastAsia="Arial" w:hAnsi="Arial"/>
                        <w:b w:val="false"/>
                        <w:bCs w:val="false"/>
                        <w:i w:val="false"/>
                        <w:iCs w:val="false"/>
                        <w:color w:val="000000"/>
                        <w:sz w:val="18"/>
                        <w:szCs w:val="18"/>
                      </w:rPr>
                      <w:delText xml:space="preserve">09</w:delText>
                    </w:r>
                  </w:del>
                  <w:ins w:id="9004" w:author="Claude (AI) - proposed" w:date="2026-10-14T07:56:5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5" w:author="Claude (AI) - proposed" w:date="2026-10-14T07:56:57Z">
                    <w:r>
                      <w:rPr>
                        <w:rFonts w:ascii="Arial" w:cs="Arial" w:eastAsia="Arial" w:hAnsi="Arial"/>
                        <w:b w:val="false"/>
                        <w:bCs w:val="false"/>
                        <w:i w:val="false"/>
                        <w:iCs w:val="false"/>
                        <w:color w:val="000000"/>
                        <w:sz w:val="18"/>
                        <w:szCs w:val="18"/>
                      </w:rPr>
                      <w:delText xml:space="preserve">13,677</w:delText>
                    </w:r>
                  </w:del>
                  <w:ins w:id="9006" w:author="Claude (AI) - proposed" w:date="2026-10-14T07:56:57Z">
                    <w:r>
                      <w:rPr>
                        <w:rFonts w:ascii="Arial" w:cs="Arial" w:eastAsia="Arial" w:hAnsi="Arial"/>
                        <w:b w:val="false"/>
                        <w:bCs w:val="false"/>
                        <w:i w:val="false"/>
                        <w:iCs w:val="false"/>
                        <w:color w:val="000000"/>
                        <w:sz w:val="18"/>
                        <w:szCs w:val="18"/>
                      </w:rPr>
                      <w:t xml:space="preserve">14,390</w:t>
                    </w:r>
                  </w:ins>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5,000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w:t>
                  </w:r>
                  <w:del w:id="9007" w:author="Claude (AI) - proposed" w:date="2026-10-14T07:56:57Z">
                    <w:r>
                      <w:rPr>
                        <w:rFonts w:ascii="Arial" w:cs="Arial" w:eastAsia="Arial" w:hAnsi="Arial"/>
                        <w:b w:val="false"/>
                        <w:bCs w:val="false"/>
                        <w:i w:val="false"/>
                        <w:iCs w:val="false"/>
                        <w:color w:val="000000"/>
                        <w:sz w:val="18"/>
                        <w:szCs w:val="18"/>
                      </w:rPr>
                      <w:delText xml:space="preserve">7.03</w:delText>
                    </w:r>
                  </w:del>
                  <w:ins w:id="9008" w:author="Claude (AI) - proposed" w:date="2026-10-14T07:56:57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9" w:author="Claude (AI) - proposed" w:date="2026-10-14T07:56:57Z">
                    <w:r>
                      <w:rPr>
                        <w:rFonts w:ascii="Arial" w:cs="Arial" w:eastAsia="Arial" w:hAnsi="Arial"/>
                        <w:b w:val="false"/>
                        <w:bCs w:val="false"/>
                        <w:i w:val="false"/>
                        <w:iCs w:val="false"/>
                        <w:color w:val="000000"/>
                        <w:sz w:val="18"/>
                        <w:szCs w:val="18"/>
                      </w:rPr>
                      <w:delText xml:space="preserve">5,975</w:delText>
                    </w:r>
                  </w:del>
                  <w:ins w:id="9010" w:author="Claude (AI) - proposed" w:date="2026-10-14T07:56:57Z">
                    <w:r>
                      <w:rPr>
                        <w:rFonts w:ascii="Arial" w:cs="Arial" w:eastAsia="Arial" w:hAnsi="Arial"/>
                        <w:b w:val="false"/>
                        <w:bCs w:val="false"/>
                        <w:i w:val="false"/>
                        <w:iCs w:val="false"/>
                        <w:color w:val="000000"/>
                        <w:sz w:val="18"/>
                        <w:szCs w:val="18"/>
                      </w:rPr>
                      <w:t xml:space="preserve">13,800</w:t>
                    </w:r>
                  </w:ins>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rPr>
                <w:ins w:id="9012" w:author="Claude (AI) - proposed" w:date="2026-10-14T07:56:57Z"/>
              </w:rPr>
            </w:pPr>
            <w:ins w:id="9011" w:author="Claude (AI) - proposed" w:date="2026-10-14T07:56:57Z">
              <w:r>
                <w:rPr>
                  <w:rFonts w:ascii="Arial" w:cs="Arial" w:eastAsia="Arial" w:hAnsi="Arial"/>
                  <w:b/>
                  <w:bCs/>
                  <w:i w:val="false"/>
                  <w:iCs w:val="false"/>
                  <w:color w:val="000000"/>
                  <w:sz w:val="18"/>
                  <w:szCs w:val="18"/>
                </w:rPr>
                <w:t xml:space="preserve"/>
              </w:r>
            </w:ins>
          </w:p>
          <w:p>
            <w:pPr>
              <w:keepNext/>
              <w:spacing w:after="40" w:before="0"/>
              <w:jc w:val="left"/>
              <w:rPr>
                <w:ins w:id="9014" w:author="Claude (AI) - proposed" w:date="2026-10-14T07:56:57Z"/>
              </w:rPr>
            </w:pPr>
            <w:ins w:id="9013" w:author="Claude (AI) - proposed" w:date="2026-10-14T07:56:57Z">
              <w:r>
                <w:rPr>
                  <w:rFonts w:ascii="Arial" w:cs="Arial" w:eastAsia="Arial" w:hAnsi="Arial"/>
                  <w:b/>
                  <w:bCs/>
                  <w:i w:val="false"/>
                  <w:iCs w:val="false"/>
                  <w:color w:val="000000"/>
                  <w:sz w:val="18"/>
                  <w:szCs w:val="18"/>
                </w:rPr>
                <w:t xml:space="preserve">Both surface areas count every outside face of the closed tank (base, sides and top).</w:t>
              </w:r>
            </w:ins>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w:t>
            </w:r>
            <w:del w:id="9015" w:author="Claude (AI) - proposed" w:date="2026-10-14T07:56:57Z">
              <w:r>
                <w:rPr>
                  <w:rFonts w:ascii="Arial" w:cs="Arial" w:eastAsia="Arial" w:hAnsi="Arial"/>
                  <w:b/>
                  <w:bCs/>
                  <w:i w:val="false"/>
                  <w:iCs w:val="false"/>
                  <w:color w:val="FFFFFF"/>
                  <w:sz w:val="22"/>
                  <w:szCs w:val="22"/>
                </w:rPr>
                <w:delText xml:space="preserve">Nyakach Secondary School</w:delText>
              </w:r>
            </w:del>
            <w:ins w:id="9016" w:author="Claude (AI) - proposed" w:date="2026-10-14T07:56:57Z">
              <w:r>
                <w:rPr>
                  <w:rFonts w:ascii="Arial" w:cs="Arial" w:eastAsia="Arial" w:hAnsi="Arial"/>
                  <w:b/>
                  <w:bCs/>
                  <w:i w:val="false"/>
                  <w:iCs w:val="false"/>
                  <w:color w:val="FFFFFF"/>
                  <w:sz w:val="22"/>
                  <w:szCs w:val="22"/>
                </w:rPr>
                <w:t xml:space="preserve">a school in Siaya County</w:t>
              </w:r>
            </w:ins>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are a junior engineer at a Kenyan water tank manufacturer. </w:t>
            </w:r>
            <w:del w:id="9017" w:author="Claude (AI) - proposed" w:date="2026-10-14T07:56:57Z">
              <w:r>
                <w:rPr>
                  <w:rFonts w:ascii="Arial" w:cs="Arial" w:eastAsia="Arial" w:hAnsi="Arial"/>
                  <w:b/>
                  <w:bCs/>
                  <w:i w:val="false"/>
                  <w:iCs w:val="false"/>
                  <w:color w:val="000000"/>
                  <w:sz w:val="18"/>
                  <w:szCs w:val="18"/>
                </w:rPr>
                <w:delText xml:space="preserve">Nyakach Secondary School</w:delText>
              </w:r>
            </w:del>
            <w:ins w:id="9018" w:author="Claude (AI) - proposed" w:date="2026-10-14T07:56:57Z">
              <w:r>
                <w:rPr>
                  <w:rFonts w:ascii="Arial" w:cs="Arial" w:eastAsia="Arial" w:hAnsi="Arial"/>
                  <w:b/>
                  <w:bCs/>
                  <w:i w:val="false"/>
                  <w:iCs w:val="false"/>
                  <w:color w:val="000000"/>
                  <w:sz w:val="18"/>
                  <w:szCs w:val="18"/>
                </w:rPr>
                <w:t xml:space="preserve">A secondary school</w:t>
              </w:r>
            </w:ins>
            <w:r>
              <w:rPr>
                <w:rFonts w:ascii="Arial" w:cs="Arial" w:eastAsia="Arial" w:hAnsi="Arial"/>
                <w:b/>
                <w:bCs/>
                <w:i w:val="false"/>
                <w:iCs w:val="false"/>
                <w:color w:val="000000"/>
                <w:sz w:val="18"/>
                <w:szCs w:val="18"/>
              </w:rPr>
              <w:t xml:space="preserve"> in Siaya County needs a tank that holds</w:t>
            </w:r>
            <w:ins w:id="9019" w:author="Claude (AI) - proposed" w:date="2026-10-14T07:56:57Z">
              <w:r>
                <w:rPr>
                  <w:rFonts w:ascii="Arial" w:cs="Arial" w:eastAsia="Arial" w:hAnsi="Arial"/>
                  <w:b/>
                  <w:bCs/>
                  <w:i w:val="false"/>
                  <w:iCs w:val="false"/>
                  <w:color w:val="000000"/>
                  <w:sz w:val="18"/>
                  <w:szCs w:val="18"/>
                </w:rPr>
                <w:t xml:space="preserve"> about</w:t>
              </w:r>
            </w:ins>
            <w:r>
              <w:rPr>
                <w:rFonts w:ascii="Arial" w:cs="Arial" w:eastAsia="Arial" w:hAnsi="Arial"/>
                <w:b/>
                <w:bCs/>
                <w:i w:val="false"/>
                <w:iCs w:val="false"/>
                <w:color w:val="000000"/>
                <w:sz w:val="18"/>
                <w:szCs w:val="18"/>
              </w:rPr>
              <w:t xml:space="preserve"> 5,000 litres. Metal sheet costs KSh 850 per square metre.</w:t>
            </w:r>
          </w:p>
          <w:p>
            <w:pPr>
              <w:keepNext/>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4T07:56:5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table values and the Kisumu tank data accurately and refers to them in every answer, including </w:t>
            </w:r>
            <w:del w:id="9021" w:author="Claude (AI) - proposed" w:date="2026-10-14T07:56:57Z">
              <w:r>
                <w:rPr>
                  <w:rFonts w:ascii="Arial" w:cs="Arial" w:eastAsia="Arial" w:hAnsi="Arial"/>
                  <w:b w:val="false"/>
                  <w:bCs w:val="false"/>
                  <w:i w:val="false"/>
                  <w:iCs w:val="false"/>
                  <w:color w:val="000000"/>
                  <w:sz w:val="18"/>
                  <w:szCs w:val="18"/>
                </w:rPr>
                <w:delText xml:space="preserve">correct differences and costs</w:delText>
              </w:r>
            </w:del>
            <w:ins w:id="9022" w:author="Claude (AI) - proposed" w:date="2026-10-14T07:56:57Z">
              <w:r>
                <w:rPr>
                  <w:rFonts w:ascii="Arial" w:cs="Arial" w:eastAsia="Arial" w:hAnsi="Arial"/>
                  <w:b w:val="false"/>
                  <w:bCs w:val="false"/>
                  <w:i w:val="false"/>
                  <w:iCs w:val="false"/>
                  <w:color w:val="000000"/>
                  <w:sz w:val="18"/>
                  <w:szCs w:val="18"/>
                </w:rPr>
                <w:t xml:space="preserve">the correct differences (about 0.7 m² and about KSh 590) and a comment on how large or small the difference is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4T07:56:5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25" w:author="Claude (AI) - proposed" w:date="2026-10-14T07:56:57Z"/>
              </w:rPr>
            </w:pPr>
            <w:ins w:id="9024" w:author="Claude (AI) - proposed" w:date="2026-10-14T07:56:57Z">
              <w:r>
                <w:rPr>
                  <w:rFonts w:ascii="Arial" w:cs="Arial" w:eastAsia="Arial" w:hAnsi="Arial"/>
                  <w:b w:val="false"/>
                  <w:bCs w:val="false"/>
                  <w:i w:val="false"/>
                  <w:iCs w:val="false"/>
                  <w:color w:val="000000"/>
                  <w:sz w:val="18"/>
                  <w:szCs w:val="18"/>
                </w:rPr>
                <w:t xml:space="preserve">Approaches Expectations: Uses some of the data but quotes some values incorrectly or leaves out the difference or the cost. Below Expectations: Uses little or none of the data, or quotes most values incorrectly.</w:t>
              </w:r>
            </w:ins>
          </w:p>
          <w:p>
            <w:pPr>
              <w:keepNext w:val="false"/>
              <w:spacing w:after="40" w:before="0"/>
              <w:jc w:val="left"/>
              <w:rPr>
                <w:del w:id="9027" w:author="Claude (AI) - proposed" w:date="2026-10-14T07:56:57Z"/>
              </w:rPr>
            </w:pPr>
            <w:del w:id="9026" w:author="Claude (AI) - proposed" w:date="2026-10-14T07:56:57Z">
              <w:r>
                <w:rPr>
                  <w:rFonts w:ascii="Arial" w:cs="Arial" w:eastAsia="Arial" w:hAnsi="Arial"/>
                  <w:b w:val="false"/>
                  <w:bCs w:val="false"/>
                  <w:i w:val="false"/>
                  <w:iCs w:val="false"/>
                  <w:color w:val="000000"/>
                  <w:sz w:val="18"/>
                  <w:szCs w:val="18"/>
                </w:rPr>
                <w:delText xml:space="preserve">Uses little of the data or quotes values incorrectly.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4T07:56:57Z">
              <w:r>
                <w:rPr>
                  <w:rFonts w:ascii="Arial" w:cs="Arial" w:eastAsia="Arial" w:hAnsi="Arial"/>
                  <w:b w:val="false"/>
                  <w:bCs w:val="false"/>
                  <w:i w:val="false"/>
                  <w:iCs w:val="false"/>
                  <w:color w:val="000000"/>
                  <w:sz w:val="18"/>
                  <w:szCs w:val="18"/>
                </w:rPr>
                <w:delText xml:space="preserve">Clearly explains</w:delText>
              </w:r>
            </w:del>
            <w:ins w:id="9029" w:author="Claude (AI) - proposed" w:date="2026-10-14T07:56:57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with the two tanks and the cone and cylinder comparison that equal volume can come with different surface areas, </w:t>
            </w:r>
            <w:del w:id="9030" w:author="Claude (AI) - proposed" w:date="2026-10-14T07:56:57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that shape affects each quantity differently</w:t>
            </w:r>
            <w:ins w:id="9031" w:author="Claude (AI) - proposed" w:date="2026-10-14T07:56:57Z">
              <w:r>
                <w:rPr>
                  <w:rFonts w:ascii="Arial" w:cs="Arial" w:eastAsia="Arial" w:hAnsi="Arial"/>
                  <w:b w:val="false"/>
                  <w:bCs w:val="false"/>
                  <w:i w:val="false"/>
                  <w:iCs w:val="false"/>
                  <w:color w:val="000000"/>
                  <w:sz w:val="18"/>
                  <w:szCs w:val="18"/>
                </w:rPr>
                <w:t xml:space="preserve">, and that designs must be compared at equal volume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4T07:56:57Z">
              <w:r>
                <w:rPr>
                  <w:rFonts w:ascii="Arial" w:cs="Arial" w:eastAsia="Arial" w:hAnsi="Arial"/>
                  <w:b w:val="false"/>
                  <w:bCs w:val="false"/>
                  <w:i w:val="false"/>
                  <w:iCs w:val="false"/>
                  <w:color w:val="000000"/>
                  <w:sz w:val="18"/>
                  <w:szCs w:val="18"/>
                </w:rPr>
                <w:delText xml:space="preserve">States that surface area and volume are independent</w:delText>
              </w:r>
            </w:del>
            <w:ins w:id="9033" w:author="Claude (AI) - proposed" w:date="2026-10-14T07:56:57Z">
              <w:r>
                <w:rPr>
                  <w:rFonts w:ascii="Arial" w:cs="Arial" w:eastAsia="Arial" w:hAnsi="Arial"/>
                  <w:b w:val="false"/>
                  <w:bCs w:val="false"/>
                  <w:i w:val="false"/>
                  <w:iCs w:val="false"/>
                  <w:color w:val="000000"/>
                  <w:sz w:val="18"/>
                  <w:szCs w:val="18"/>
                </w:rPr>
                <w:t xml:space="preserve">Meets Expectations: States that the same volume can come with different surface areas</w:t>
              </w:r>
            </w:ins>
            <w:r>
              <w:rPr>
                <w:rFonts w:ascii="Arial" w:cs="Arial" w:eastAsia="Arial" w:hAnsi="Arial"/>
                <w:b w:val="false"/>
                <w:bCs w:val="false"/>
                <w:i w:val="false"/>
                <w:iCs w:val="false"/>
                <w:color w:val="000000"/>
                <w:sz w:val="18"/>
                <w:szCs w:val="18"/>
              </w:rPr>
              <w:t xml:space="preserve">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4T07:56:57Z">
              <w:r>
                <w:rPr>
                  <w:rFonts w:ascii="Arial" w:cs="Arial" w:eastAsia="Arial" w:hAnsi="Arial"/>
                  <w:b w:val="false"/>
                  <w:bCs w:val="false"/>
                  <w:i w:val="false"/>
                  <w:iCs w:val="false"/>
                  <w:color w:val="000000"/>
                  <w:sz w:val="18"/>
                  <w:szCs w:val="18"/>
                </w:rPr>
                <w:t xml:space="preserve">Approaches Expectations: Shows some understanding but the explanation is unclear or the example is incomplete. Below Expectations: </w:t>
              </w:r>
            </w:ins>
            <w:r>
              <w:rPr>
                <w:rFonts w:ascii="Arial" w:cs="Arial" w:eastAsia="Arial" w:hAnsi="Arial"/>
                <w:b w:val="false"/>
                <w:bCs w:val="false"/>
                <w:i w:val="false"/>
                <w:iCs w:val="false"/>
                <w:color w:val="000000"/>
                <w:sz w:val="18"/>
                <w:szCs w:val="18"/>
              </w:rPr>
              <w:t xml:space="preserve">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4T07:56:5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identifies each term in the frustum formula, describes the three-step composite solid strategy including hidden faces, and links these </w:t>
            </w:r>
            <w:ins w:id="9036" w:author="Claude (AI) - proposed" w:date="2026-10-14T07:56:57Z">
              <w:r>
                <w:rPr>
                  <w:rFonts w:ascii="Arial" w:cs="Arial" w:eastAsia="Arial" w:hAnsi="Arial"/>
                  <w:b w:val="false"/>
                  <w:bCs w:val="false"/>
                  <w:i w:val="false"/>
                  <w:iCs w:val="false"/>
                  <w:color w:val="000000"/>
                  <w:sz w:val="18"/>
                  <w:szCs w:val="18"/>
                </w:rPr>
                <w:t xml:space="preserve">and the shapes' proportions </w:t>
              </w:r>
            </w:ins>
            <w:r>
              <w:rPr>
                <w:rFonts w:ascii="Arial" w:cs="Arial" w:eastAsia="Arial" w:hAnsi="Arial"/>
                <w:b w:val="false"/>
                <w:bCs w:val="false"/>
                <w:i w:val="false"/>
                <w:iCs w:val="false"/>
                <w:color w:val="000000"/>
                <w:sz w:val="18"/>
                <w:szCs w:val="18"/>
              </w:rPr>
              <w:t xml:space="preserve">to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7" w:author="Claude (AI) - proposed" w:date="2026-10-14T07:56:5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39" w:author="Claude (AI) - proposed" w:date="2026-10-14T07:56:57Z"/>
              </w:rPr>
            </w:pPr>
            <w:ins w:id="9038" w:author="Claude (AI) - proposed" w:date="2026-10-14T07:56:57Z">
              <w:r>
                <w:rPr>
                  <w:rFonts w:ascii="Arial" w:cs="Arial" w:eastAsia="Arial" w:hAnsi="Arial"/>
                  <w:b w:val="false"/>
                  <w:bCs w:val="false"/>
                  <w:i w:val="false"/>
                  <w:iCs w:val="false"/>
                  <w:color w:val="000000"/>
                  <w:sz w:val="18"/>
                  <w:szCs w:val="18"/>
                </w:rPr>
                <w:t xml:space="preserve">Approaches Expectations: Names most formulae or steps but with gaps or errors that change the explanation. Below Expectations: Names formulae or steps incompletely or incorrectly.</w:t>
              </w:r>
            </w:ins>
          </w:p>
          <w:p>
            <w:pPr>
              <w:keepNext w:val="false"/>
              <w:spacing w:after="40" w:before="0"/>
              <w:jc w:val="left"/>
              <w:rPr>
                <w:del w:id="9041" w:author="Claude (AI) - proposed" w:date="2026-10-14T07:56:57Z"/>
              </w:rPr>
            </w:pPr>
            <w:del w:id="9040" w:author="Claude (AI) - proposed" w:date="2026-10-14T07:56:57Z">
              <w:r>
                <w:rPr>
                  <w:rFonts w:ascii="Arial" w:cs="Arial" w:eastAsia="Arial" w:hAnsi="Arial"/>
                  <w:b w:val="false"/>
                  <w:bCs w:val="false"/>
                  <w:i w:val="false"/>
                  <w:iCs w:val="false"/>
                  <w:color w:val="000000"/>
                  <w:sz w:val="18"/>
                  <w:szCs w:val="18"/>
                </w:rPr>
                <w:delText xml:space="preserve">Names formulae or steps incompletely or incorrectly.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2" w:author="Claude (AI) - proposed" w:date="2026-10-14T07:56:5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recommendation supported by at least two pieces of evidence, </w:t>
            </w:r>
            <w:ins w:id="9043" w:author="Claude (AI) - proposed" w:date="2026-10-14T07:56:57Z">
              <w:r>
                <w:rPr>
                  <w:rFonts w:ascii="Arial" w:cs="Arial" w:eastAsia="Arial" w:hAnsi="Arial"/>
                  <w:b w:val="false"/>
                  <w:bCs w:val="false"/>
                  <w:i w:val="false"/>
                  <w:iCs w:val="false"/>
                  <w:color w:val="000000"/>
                  <w:sz w:val="18"/>
                  <w:szCs w:val="18"/>
                </w:rPr>
                <w:t xml:space="preserve">weighs one other factor besides sheet cost, </w:t>
              </w:r>
            </w:ins>
            <w:r>
              <w:rPr>
                <w:rFonts w:ascii="Arial" w:cs="Arial" w:eastAsia="Arial" w:hAnsi="Arial"/>
                <w:b w:val="false"/>
                <w:bCs w:val="false"/>
                <w:i w:val="false"/>
                <w:iCs w:val="false"/>
                <w:color w:val="000000"/>
                <w:sz w:val="18"/>
                <w:szCs w:val="18"/>
              </w:rPr>
              <w:t xml:space="preserve">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4" w:author="Claude (AI) - proposed" w:date="2026-10-14T07:56:5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5" w:author="Claude (AI) - proposed" w:date="2026-10-14T07:56:57Z">
              <w:r>
                <w:rPr>
                  <w:rFonts w:ascii="Arial" w:cs="Arial" w:eastAsia="Arial" w:hAnsi="Arial"/>
                  <w:b w:val="false"/>
                  <w:bCs w:val="false"/>
                  <w:i w:val="false"/>
                  <w:iCs w:val="false"/>
                  <w:color w:val="000000"/>
                  <w:sz w:val="18"/>
                  <w:szCs w:val="18"/>
                </w:rPr>
                <w:t xml:space="preserve">Approaches Expectations: Gives a recommendation with only one piece of evidence or an example that is only partly relevant. Below Expectations: </w:t>
              </w:r>
            </w:ins>
            <w:r>
              <w:rPr>
                <w:rFonts w:ascii="Arial" w:cs="Arial" w:eastAsia="Arial" w:hAnsi="Arial"/>
                <w:b w:val="false"/>
                <w:bCs w:val="false"/>
                <w:i w:val="false"/>
                <w:iCs w:val="false"/>
                <w:color w:val="000000"/>
                <w:sz w:val="18"/>
                <w:szCs w:val="18"/>
              </w:rPr>
              <w:t xml:space="preserve">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alblguo7q1y4bgyt4r1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adtfblp-xc53exocg4d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bejr9qwbnwy3kqvs5lq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lblguo7q1y4bgyt4r1l" Type="http://schemas.openxmlformats.org/officeDocument/2006/relationships/hyperlink" Target="https://creativecommons.org/licenses/by-nc/4.0/" TargetMode="External"/><Relationship Id="rId7adtfblp-xc53exocg4de" Type="http://schemas.openxmlformats.org/officeDocument/2006/relationships/hyperlink" Target="https://creativecommons.org/licenses/by-nc/4.0/" TargetMode="External"/><Relationship Id="rIdrbejr9qwbnwy3kqvs5lq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2026-10-14T07:56:55.646Z</dcterms:created>
  <dcterms:modified xsi:type="dcterms:W3CDTF">2026-10-14T07:56:55.646Z</dcterms:modified>
</cp:coreProperties>
</file>

<file path=docProps/custom.xml><?xml version="1.0" encoding="utf-8"?>
<Properties xmlns="http://schemas.openxmlformats.org/officeDocument/2006/custom-properties" xmlns:vt="http://schemas.openxmlformats.org/officeDocument/2006/docPropsVTypes"/>
</file>