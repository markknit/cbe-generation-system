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10">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 PHYSICS</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w:t>
      </w:r>
      <w:r w:rsidDel="00000000" w:rsidR="00000000" w:rsidRPr="00000000">
        <w:rPr>
          <w:rFonts w:ascii="Arial Narrow" w:cs="Arial Narrow" w:eastAsia="Arial Narrow" w:hAnsi="Arial Narrow"/>
          <w:shd w:fill="fff2cc" w:val="clear"/>
          <w:rtl w:val="0"/>
        </w:rPr>
        <w:t xml:space="preserve">1.0  MECHANICS AND THERMAL PHYSICS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1.2 </w:t>
      </w:r>
      <w:r w:rsidDel="00000000" w:rsidR="00000000" w:rsidRPr="00000000">
        <w:rPr>
          <w:rFonts w:ascii="Arial Narrow" w:cs="Arial Narrow" w:eastAsia="Arial Narrow" w:hAnsi="Arial Narrow"/>
          <w:shd w:fill="fff2cc" w:val="clear"/>
          <w:rtl w:val="0"/>
        </w:rPr>
        <w:t xml:space="preserve">PRESSURE</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:GLADNESS MUENI</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substrand the learner should be able to:</w:t>
      </w:r>
    </w:p>
    <w:p w:rsidR="00000000" w:rsidDel="00000000" w:rsidP="00000000" w:rsidRDefault="00000000" w:rsidRPr="00000000" w14:paraId="00000010">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Atmospheric Pressure as used in Physics</w:t>
      </w:r>
    </w:p>
    <w:p w:rsidR="00000000" w:rsidDel="00000000" w:rsidP="00000000" w:rsidRDefault="00000000" w:rsidRPr="00000000" w14:paraId="00000011">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Demonstrate the existence of Atmospheric Pressure in nature</w:t>
      </w:r>
    </w:p>
    <w:p w:rsidR="00000000" w:rsidDel="00000000" w:rsidP="00000000" w:rsidRDefault="00000000" w:rsidRPr="00000000" w14:paraId="00000012">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Investigate factors affecting Pressure in fluids </w:t>
      </w:r>
    </w:p>
    <w:p w:rsidR="00000000" w:rsidDel="00000000" w:rsidP="00000000" w:rsidRDefault="00000000" w:rsidRPr="00000000" w14:paraId="00000013">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Apply the equation P=hgp to determine the pressure in liquids </w:t>
      </w:r>
    </w:p>
    <w:p w:rsidR="00000000" w:rsidDel="00000000" w:rsidP="00000000" w:rsidRDefault="00000000" w:rsidRPr="00000000" w14:paraId="00000014">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Demonstrate the transmission of pressure in liquids</w:t>
      </w:r>
    </w:p>
    <w:p w:rsidR="00000000" w:rsidDel="00000000" w:rsidP="00000000" w:rsidRDefault="00000000" w:rsidRPr="00000000" w14:paraId="00000015">
      <w:pPr>
        <w:numPr>
          <w:ilvl w:val="0"/>
          <w:numId w:val="13"/>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applications of atmospheric pressure and transmission of pressure in fluids in day to day life </w:t>
      </w:r>
    </w:p>
    <w:p w:rsidR="00000000" w:rsidDel="00000000" w:rsidP="00000000" w:rsidRDefault="00000000" w:rsidRPr="00000000" w14:paraId="00000016">
      <w:pPr>
        <w:tabs>
          <w:tab w:val="left" w:leader="none" w:pos="401"/>
        </w:tabs>
        <w:ind w:left="720" w:firstLine="0"/>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5"/>
        <w:gridCol w:w="4380"/>
        <w:gridCol w:w="3315"/>
        <w:gridCol w:w="3315"/>
        <w:tblGridChange w:id="0">
          <w:tblGrid>
            <w:gridCol w:w="4065"/>
            <w:gridCol w:w="4380"/>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2">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5">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9">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ATMOSPHERIC PRESSURE INFLUENCE WEATHER PATTERNS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sdt>
              <w:sdtPr>
                <w:id w:val="478854481"/>
                <w:tag w:val="goog_rdk_1"/>
              </w:sdtPr>
              <w:sdtContent>
                <w:ins w:author="MaryMargaret Welch" w:id="0" w:date="2025-08-18T17:17:42Z">
                  <w:r w:rsidDel="00000000" w:rsidR="00000000" w:rsidRPr="00000000">
                    <w:rPr>
                      <w:rFonts w:ascii="Arial Narrow" w:cs="Arial Narrow" w:eastAsia="Arial Narrow" w:hAnsi="Arial Narrow"/>
                      <w:rtl w:val="0"/>
                    </w:rPr>
                    <w:t xml:space="preserve">Driving Question:</w:t>
                  </w:r>
                </w:ins>
              </w:sdtContent>
            </w:sdt>
            <w:r w:rsidDel="00000000" w:rsidR="00000000" w:rsidRPr="00000000">
              <w:rPr>
                <w:rtl w:val="0"/>
              </w:rPr>
            </w:r>
          </w:p>
          <w:sdt>
            <w:sdtPr>
              <w:id w:val="572395074"/>
              <w:tag w:val="goog_rdk_3"/>
            </w:sdtPr>
            <w:sdtContent>
              <w:p w:rsidR="00000000" w:rsidDel="00000000" w:rsidP="00000000" w:rsidRDefault="00000000" w:rsidRPr="00000000" w14:paraId="00000033">
                <w:pPr>
                  <w:rPr>
                    <w:ins w:author="MaryMargaret Welch" w:id="1" w:date="2025-08-18T17:17:50Z"/>
                  </w:rPr>
                </w:pPr>
                <w:r w:rsidDel="00000000" w:rsidR="00000000" w:rsidRPr="00000000">
                  <w:rPr>
                    <w:rtl w:val="0"/>
                  </w:rPr>
                  <w:t xml:space="preserve">How do variations in air pressure, both high and low, influence the formation of weather systems and ultimately affect local and regional weather patterns? </w:t>
                </w:r>
                <w:sdt>
                  <w:sdtPr>
                    <w:id w:val="-242143059"/>
                    <w:tag w:val="goog_rdk_2"/>
                  </w:sdtPr>
                  <w:sdtContent>
                    <w:ins w:author="MaryMargaret Welch" w:id="1" w:date="2025-08-18T17:17:50Z">
                      <w:r w:rsidDel="00000000" w:rsidR="00000000" w:rsidRPr="00000000">
                        <w:rPr>
                          <w:rtl w:val="0"/>
                        </w:rPr>
                      </w:r>
                    </w:ins>
                  </w:sdtContent>
                </w:sdt>
              </w:p>
            </w:sdtContent>
          </w:sdt>
          <w:sdt>
            <w:sdtPr>
              <w:id w:val="641853256"/>
              <w:tag w:val="goog_rdk_5"/>
            </w:sdtPr>
            <w:sdtContent>
              <w:p w:rsidR="00000000" w:rsidDel="00000000" w:rsidP="00000000" w:rsidRDefault="00000000" w:rsidRPr="00000000" w14:paraId="00000034">
                <w:pPr>
                  <w:rPr>
                    <w:ins w:author="MaryMargaret Welch" w:id="1" w:date="2025-08-18T17:17:50Z"/>
                  </w:rPr>
                </w:pPr>
                <w:sdt>
                  <w:sdtPr>
                    <w:id w:val="885229382"/>
                    <w:tag w:val="goog_rdk_4"/>
                  </w:sdtPr>
                  <w:sdtContent>
                    <w:ins w:author="MaryMargaret Welch" w:id="1" w:date="2025-08-18T17:17:50Z">
                      <w:r w:rsidDel="00000000" w:rsidR="00000000" w:rsidRPr="00000000">
                        <w:rPr>
                          <w:rtl w:val="0"/>
                        </w:rPr>
                      </w:r>
                    </w:ins>
                  </w:sdtContent>
                </w:sdt>
              </w:p>
            </w:sdtContent>
          </w:sdt>
          <w:p w:rsidR="00000000" w:rsidDel="00000000" w:rsidP="00000000" w:rsidRDefault="00000000" w:rsidRPr="00000000" w14:paraId="00000035">
            <w:pPr>
              <w:rPr>
                <w:rFonts w:ascii="Arial Narrow" w:cs="Arial Narrow" w:eastAsia="Arial Narrow" w:hAnsi="Arial Narrow"/>
              </w:rPr>
            </w:pPr>
            <w:sdt>
              <w:sdtPr>
                <w:id w:val="-606584025"/>
                <w:tag w:val="goog_rdk_6"/>
              </w:sdtPr>
              <w:sdtContent>
                <w:ins w:author="MaryMargaret Welch" w:id="1" w:date="2025-08-18T17:17:50Z">
                  <w:r w:rsidDel="00000000" w:rsidR="00000000" w:rsidRPr="00000000">
                    <w:rPr>
                      <w:rtl w:val="0"/>
                    </w:rPr>
                    <w:t xml:space="preserve">Engage in an activity: </w:t>
                  </w:r>
                </w:ins>
              </w:sdtContent>
            </w:sdt>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66889674"/>
              <w:tag w:val="goog_rdk_10"/>
            </w:sdtPr>
            <w:sdtContent>
              <w:p w:rsidR="00000000" w:rsidDel="00000000" w:rsidP="00000000" w:rsidRDefault="00000000" w:rsidRPr="00000000" w14:paraId="00000036">
                <w:pPr>
                  <w:widowControl w:val="1"/>
                  <w:rPr>
                    <w:ins w:author="MaryMargaret Welch" w:id="2" w:date="2025-08-18T17:14:22Z"/>
                    <w:rFonts w:ascii="Arial Narrow" w:cs="Arial Narrow" w:eastAsia="Arial Narrow" w:hAnsi="Arial Narrow"/>
                  </w:rPr>
                </w:pPr>
                <w:sdt>
                  <w:sdtPr>
                    <w:id w:val="-1321729154"/>
                    <w:tag w:val="goog_rdk_8"/>
                  </w:sdtPr>
                  <w:sdtContent>
                    <w:ins w:author="MaryMargaret Welch" w:id="2" w:date="2025-08-18T17:14:22Z"/>
                    <w:sdt>
                      <w:sdtPr>
                        <w:id w:val="-1354929629"/>
                        <w:tag w:val="goog_rdk_9"/>
                      </w:sdtPr>
                      <w:sdtContent>
                        <w:commentRangeStart w:id="0"/>
                      </w:sdtContent>
                    </w:sdt>
                    <w:ins w:author="MaryMargaret Welch" w:id="2" w:date="2025-08-18T17:14:22Z">
                      <w:r w:rsidDel="00000000" w:rsidR="00000000" w:rsidRPr="00000000">
                        <w:rPr>
                          <w:rFonts w:ascii="Arial Narrow" w:cs="Arial Narrow" w:eastAsia="Arial Narrow" w:hAnsi="Arial Narrow"/>
                          <w:rtl w:val="0"/>
                        </w:rPr>
                        <w:t xml:space="preserve">Before showing this film, I would ask the students what they know about weather prediction.  And how is atmospheric pressure an indicator of weather.  </w:t>
                      </w:r>
                    </w:ins>
                  </w:sdtContent>
                </w:sdt>
              </w:p>
            </w:sdtContent>
          </w:sdt>
          <w:p w:rsidR="00000000" w:rsidDel="00000000" w:rsidP="00000000" w:rsidRDefault="00000000" w:rsidRPr="00000000" w14:paraId="00000037">
            <w:pPr>
              <w:widowControl w:val="1"/>
              <w:rPr>
                <w:rFonts w:ascii="Arial Narrow" w:cs="Arial Narrow" w:eastAsia="Arial Narrow" w:hAnsi="Arial Narrow"/>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sit in groups to make a list of what they know about the phenomenon</w:t>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sdt>
            <w:sdtPr>
              <w:id w:val="-1143507428"/>
              <w:tag w:val="goog_rdk_13"/>
            </w:sdtPr>
            <w:sdtContent>
              <w:p w:rsidR="00000000" w:rsidDel="00000000" w:rsidP="00000000" w:rsidRDefault="00000000" w:rsidRPr="00000000" w14:paraId="0000003A">
                <w:pPr>
                  <w:widowControl w:val="1"/>
                  <w:rPr>
                    <w:ins w:author="MaryMargaret Welch" w:id="3" w:date="2025-08-18T17:18:02Z"/>
                    <w:rFonts w:ascii="Arial Narrow" w:cs="Arial Narrow" w:eastAsia="Arial Narrow" w:hAnsi="Arial Narrow"/>
                  </w:rPr>
                </w:pPr>
                <w:sdt>
                  <w:sdtPr>
                    <w:id w:val="983813326"/>
                    <w:tag w:val="goog_rdk_12"/>
                  </w:sdtPr>
                  <w:sdtContent>
                    <w:ins w:author="MaryMargaret Welch" w:id="3" w:date="2025-08-18T17:18:02Z">
                      <w:r w:rsidDel="00000000" w:rsidR="00000000" w:rsidRPr="00000000">
                        <w:rPr>
                          <w:rtl w:val="0"/>
                        </w:rPr>
                      </w:r>
                    </w:ins>
                  </w:sdtContent>
                </w:sdt>
              </w:p>
            </w:sdtContent>
          </w:sdt>
          <w:sdt>
            <w:sdtPr>
              <w:id w:val="-1911086347"/>
              <w:tag w:val="goog_rdk_15"/>
            </w:sdtPr>
            <w:sdtContent>
              <w:p w:rsidR="00000000" w:rsidDel="00000000" w:rsidP="00000000" w:rsidRDefault="00000000" w:rsidRPr="00000000" w14:paraId="0000003B">
                <w:pPr>
                  <w:widowControl w:val="1"/>
                  <w:rPr>
                    <w:ins w:author="MaryMargaret Welch" w:id="3" w:date="2025-08-18T17:18:02Z"/>
                    <w:rFonts w:ascii="Arial Narrow" w:cs="Arial Narrow" w:eastAsia="Arial Narrow" w:hAnsi="Arial Narrow"/>
                  </w:rPr>
                </w:pPr>
                <w:sdt>
                  <w:sdtPr>
                    <w:id w:val="-86229243"/>
                    <w:tag w:val="goog_rdk_14"/>
                  </w:sdtPr>
                  <w:sdtContent>
                    <w:ins w:author="MaryMargaret Welch" w:id="3" w:date="2025-08-18T17:18:02Z">
                      <w:r w:rsidDel="00000000" w:rsidR="00000000" w:rsidRPr="00000000">
                        <w:rPr>
                          <w:rtl w:val="0"/>
                        </w:rPr>
                      </w:r>
                    </w:ins>
                  </w:sdtContent>
                </w:sdt>
              </w:p>
            </w:sdtContent>
          </w:sdt>
          <w:sdt>
            <w:sdtPr>
              <w:id w:val="-115789360"/>
              <w:tag w:val="goog_rdk_17"/>
            </w:sdtPr>
            <w:sdtContent>
              <w:p w:rsidR="00000000" w:rsidDel="00000000" w:rsidP="00000000" w:rsidRDefault="00000000" w:rsidRPr="00000000" w14:paraId="0000003C">
                <w:pPr>
                  <w:widowControl w:val="1"/>
                  <w:rPr>
                    <w:ins w:author="MaryMargaret Welch" w:id="3" w:date="2025-08-18T17:18:02Z"/>
                    <w:rFonts w:ascii="Arial Narrow" w:cs="Arial Narrow" w:eastAsia="Arial Narrow" w:hAnsi="Arial Narrow"/>
                  </w:rPr>
                </w:pPr>
                <w:sdt>
                  <w:sdtPr>
                    <w:id w:val="1331274447"/>
                    <w:tag w:val="goog_rdk_16"/>
                  </w:sdtPr>
                  <w:sdtContent>
                    <w:ins w:author="MaryMargaret Welch" w:id="3" w:date="2025-08-18T17:18:02Z">
                      <w:r w:rsidDel="00000000" w:rsidR="00000000" w:rsidRPr="00000000">
                        <w:rPr>
                          <w:rtl w:val="0"/>
                        </w:rPr>
                      </w:r>
                    </w:ins>
                  </w:sdtContent>
                </w:sdt>
              </w:p>
            </w:sdtContent>
          </w:sdt>
          <w:p w:rsidR="00000000" w:rsidDel="00000000" w:rsidP="00000000" w:rsidRDefault="00000000" w:rsidRPr="00000000" w14:paraId="0000003D">
            <w:pPr>
              <w:widowControl w:val="1"/>
              <w:rPr>
                <w:rFonts w:ascii="Arial Narrow" w:cs="Arial Narrow" w:eastAsia="Arial Narrow" w:hAnsi="Arial Narrow"/>
              </w:rPr>
            </w:pPr>
            <w:sdt>
              <w:sdtPr>
                <w:id w:val="-1855199772"/>
                <w:tag w:val="goog_rdk_19"/>
              </w:sdtPr>
              <w:sdtContent>
                <w:ins w:author="MaryMargaret Welch" w:id="4" w:date="2025-08-18T17:16:11Z">
                  <w:r w:rsidDel="00000000" w:rsidR="00000000" w:rsidRPr="00000000">
                    <w:rPr>
                      <w:rFonts w:ascii="Arial Narrow" w:cs="Arial Narrow" w:eastAsia="Arial Narrow" w:hAnsi="Arial Narrow"/>
                      <w:rtl w:val="0"/>
                    </w:rPr>
                    <w:t xml:space="preserve">S</w:t>
                  </w:r>
                </w:ins>
              </w:sdtContent>
            </w:sdt>
            <w:sdt>
              <w:sdtPr>
                <w:id w:val="-922973600"/>
                <w:tag w:val="goog_rdk_20"/>
              </w:sdtPr>
              <w:sdtContent>
                <w:del w:author="MaryMargaret Welch" w:id="4" w:date="2025-08-18T17:16:11Z">
                  <w:r w:rsidDel="00000000" w:rsidR="00000000" w:rsidRPr="00000000">
                    <w:rPr>
                      <w:rFonts w:ascii="Arial Narrow" w:cs="Arial Narrow" w:eastAsia="Arial Narrow" w:hAnsi="Arial Narrow"/>
                      <w:rtl w:val="0"/>
                    </w:rPr>
                    <w:delText xml:space="preserve">s</w:delText>
                  </w:r>
                </w:del>
              </w:sdtContent>
            </w:sdt>
            <w:r w:rsidDel="00000000" w:rsidR="00000000" w:rsidRPr="00000000">
              <w:rPr>
                <w:rFonts w:ascii="Arial Narrow" w:cs="Arial Narrow" w:eastAsia="Arial Narrow" w:hAnsi="Arial Narrow"/>
                <w:rtl w:val="0"/>
              </w:rPr>
              <w:t xml:space="preserve">tudents fill in the table below</w:t>
            </w:r>
            <w:sdt>
              <w:sdtPr>
                <w:id w:val="1683214849"/>
                <w:tag w:val="goog_rdk_21"/>
              </w:sdtPr>
              <w:sdtContent>
                <w:ins w:author="MaryMargaret Welch" w:id="5" w:date="2025-08-18T17:16:18Z">
                  <w:r w:rsidDel="00000000" w:rsidR="00000000" w:rsidRPr="00000000">
                    <w:rPr>
                      <w:rFonts w:ascii="Arial Narrow" w:cs="Arial Narrow" w:eastAsia="Arial Narrow" w:hAnsi="Arial Narrow"/>
                      <w:rtl w:val="0"/>
                    </w:rPr>
                    <w:t xml:space="preserve"> after watching this film.  </w:t>
                  </w:r>
                </w:ins>
              </w:sdtContent>
            </w:sdt>
            <w:r w:rsidDel="00000000" w:rsidR="00000000" w:rsidRPr="00000000">
              <w:rPr>
                <w:rtl w:val="0"/>
              </w:rPr>
            </w:r>
          </w:p>
          <w:p w:rsidR="00000000" w:rsidDel="00000000" w:rsidP="00000000" w:rsidRDefault="00000000" w:rsidRPr="00000000" w14:paraId="0000003E">
            <w:pPr>
              <w:widowControl w:val="1"/>
              <w:rPr>
                <w:rFonts w:ascii="Arial Narrow" w:cs="Arial Narrow" w:eastAsia="Arial Narrow" w:hAnsi="Arial Narrow"/>
              </w:rPr>
            </w:pPr>
            <w:r w:rsidDel="00000000" w:rsidR="00000000" w:rsidRPr="00000000">
              <w:rPr>
                <w:rtl w:val="0"/>
              </w:rPr>
            </w:r>
          </w:p>
          <w:sdt>
            <w:sdtPr>
              <w:lock w:val="contentLocked"/>
              <w:id w:val="1378303429"/>
              <w:tag w:val="goog_rdk_22"/>
            </w:sdtPr>
            <w:sdtContent>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7.5"/>
                  <w:gridCol w:w="1657.5"/>
                  <w:tblGridChange w:id="0">
                    <w:tblGrid>
                      <w:gridCol w:w="1657.5"/>
                      <w:gridCol w:w="16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WEATHER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4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F">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52">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53">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4">
            <w:pPr>
              <w:widowControl w:val="1"/>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6">
            <w:pPr>
              <w:widowControl w:val="1"/>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5A">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widowControl w:val="1"/>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67">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sdt>
            <w:sdtPr>
              <w:id w:val="-1187856701"/>
              <w:tag w:val="goog_rdk_24"/>
            </w:sdtPr>
            <w:sdtContent>
              <w:p w:rsidR="00000000" w:rsidDel="00000000" w:rsidP="00000000" w:rsidRDefault="00000000" w:rsidRPr="00000000" w14:paraId="00000068">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ins w:author="MaryMargaret Welch" w:id="6" w:date="2025-08-18T17:33:27Z"/>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sdt>
                  <w:sdtPr>
                    <w:id w:val="-1916579577"/>
                    <w:tag w:val="goog_rdk_23"/>
                  </w:sdtPr>
                  <w:sdtContent>
                    <w:ins w:author="MaryMargaret Welch" w:id="6" w:date="2025-08-18T17:33:27Z">
                      <w:r w:rsidDel="00000000" w:rsidR="00000000" w:rsidRPr="00000000">
                        <w:rPr>
                          <w:rtl w:val="0"/>
                        </w:rPr>
                      </w:r>
                    </w:ins>
                  </w:sdtContent>
                </w:sdt>
              </w:p>
            </w:sdtContent>
          </w:sdt>
          <w:sdt>
            <w:sdtPr>
              <w:id w:val="-1157318145"/>
              <w:tag w:val="goog_rdk_26"/>
            </w:sdtPr>
            <w:sdtContent>
              <w:p w:rsidR="00000000" w:rsidDel="00000000" w:rsidP="00000000" w:rsidRDefault="00000000" w:rsidRPr="00000000" w14:paraId="00000069">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Change w:author="MaryMargaret Welch" w:id="7" w:date="2025-08-18T17:33:27Z">
                      <w:rPr>
                        <w:rFonts w:ascii="Arial Narrow" w:cs="Arial Narrow" w:eastAsia="Arial Narrow" w:hAnsi="Arial Narrow"/>
                      </w:rPr>
                    </w:rPrChange>
                  </w:rPr>
                  <w:pPrChange w:author="MaryMargaret Welch" w:id="0" w:date="2025-08-18T17:33:27Z">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pPr>
                  </w:pPrChange>
                </w:pPr>
                <w:sdt>
                  <w:sdtPr>
                    <w:id w:val="-1028446546"/>
                    <w:tag w:val="goog_rdk_25"/>
                  </w:sdtPr>
                  <w:sdtContent>
                    <w:ins w:author="MaryMargaret Welch" w:id="6" w:date="2025-08-18T17:33:27Z">
                      <w:r w:rsidDel="00000000" w:rsidR="00000000" w:rsidRPr="00000000">
                        <w:rPr>
                          <w:rFonts w:ascii="Arial Narrow" w:cs="Arial Narrow" w:eastAsia="Arial Narrow" w:hAnsi="Arial Narrow"/>
                          <w:rtl w:val="0"/>
                        </w:rPr>
                        <w:t xml:space="preserve">Teacher moves? </w:t>
                      </w:r>
                    </w:ins>
                  </w:sdtContent>
                </w:sdt>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6B">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6C">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6D">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sdt>
        <w:sdtPr>
          <w:id w:val="-671877193"/>
          <w:tag w:val="goog_rdk_28"/>
        </w:sdtPr>
        <w:sdtContent>
          <w:tr>
            <w:trPr>
              <w:cantSplit w:val="0"/>
              <w:trHeight w:val="2495" w:hRule="atLeast"/>
              <w:tblHeader w:val="0"/>
              <w:ins w:author="MaryMargaret Welch" w:id="8" w:date="2025-08-18T17:29:21Z"/>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2010088559"/>
                  <w:tag w:val="goog_rdk_34"/>
                </w:sdtPr>
                <w:sdtContent>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ns w:author="MaryMargaret Welch" w:id="8" w:date="2025-08-18T17:29:21Z"/>
                        <w:rFonts w:ascii="Arial Narrow" w:cs="Arial Narrow" w:eastAsia="Arial Narrow" w:hAnsi="Arial Narrow"/>
                        <w:b w:val="1"/>
                        <w:rPrChange w:author="MaryMargaret Welch" w:id="9" w:date="2025-08-18T17:29:21Z">
                          <w:rPr>
                            <w:rFonts w:ascii="Arial Narrow" w:cs="Arial Narrow" w:eastAsia="Arial Narrow" w:hAnsi="Arial Narrow"/>
                            <w:i w:val="1"/>
                            <w:sz w:val="22"/>
                            <w:szCs w:val="22"/>
                          </w:rPr>
                        </w:rPrChange>
                      </w:rPr>
                    </w:pPr>
                    <w:sdt>
                      <w:sdtPr>
                        <w:id w:val="276138458"/>
                        <w:tag w:val="goog_rdk_29"/>
                      </w:sdtPr>
                      <w:sdtContent>
                        <w:ins w:author="MaryMargaret Welch" w:id="8" w:date="2025-08-18T17:29:21Z"/>
                        <w:sdt>
                          <w:sdtPr>
                            <w:id w:val="163360948"/>
                            <w:tag w:val="goog_rdk_30"/>
                          </w:sdtPr>
                          <w:sdtContent>
                            <w:ins w:author="MaryMargaret Welch" w:id="8" w:date="2025-08-18T17:29:21Z">
                              <w:r w:rsidDel="00000000" w:rsidR="00000000" w:rsidRPr="00000000">
                                <w:rPr>
                                  <w:rFonts w:ascii="Arial Narrow" w:cs="Arial Narrow" w:eastAsia="Arial Narrow" w:hAnsi="Arial Narrow"/>
                                  <w:b w:val="1"/>
                                  <w:rtl w:val="0"/>
                                  <w:rPrChange w:author="MaryMargaret Welch" w:id="9" w:date="2025-08-18T17:29:21Z">
                                    <w:rPr>
                                      <w:rFonts w:ascii="Arial Narrow" w:cs="Arial Narrow" w:eastAsia="Arial Narrow" w:hAnsi="Arial Narrow"/>
                                      <w:i w:val="1"/>
                                      <w:sz w:val="22"/>
                                      <w:szCs w:val="22"/>
                                    </w:rPr>
                                  </w:rPrChange>
                                </w:rPr>
                                <w:t xml:space="preserve">LESSON </w:t>
                              </w:r>
                            </w:ins>
                          </w:sdtContent>
                        </w:sdt>
                        <w:ins w:author="MaryMargaret Welch" w:id="8" w:date="2025-08-18T17:29:21Z">
                          <w:sdt>
                            <w:sdtPr>
                              <w:id w:val="-1972040634"/>
                              <w:tag w:val="goog_rdk_31"/>
                            </w:sdtPr>
                            <w:sdtContent>
                              <w:commentRangeStart w:id="1"/>
                            </w:sdtContent>
                          </w:sdt>
                          <w:sdt>
                            <w:sdtPr>
                              <w:id w:val="1726965228"/>
                              <w:tag w:val="goog_rdk_32"/>
                            </w:sdtPr>
                            <w:sdtContent>
                              <w:r w:rsidDel="00000000" w:rsidR="00000000" w:rsidRPr="00000000">
                                <w:rPr>
                                  <w:rFonts w:ascii="Arial Narrow" w:cs="Arial Narrow" w:eastAsia="Arial Narrow" w:hAnsi="Arial Narrow"/>
                                  <w:b w:val="1"/>
                                  <w:rtl w:val="0"/>
                                  <w:rPrChange w:author="MaryMargaret Welch" w:id="9" w:date="2025-08-18T17:29:21Z">
                                    <w:rPr>
                                      <w:rFonts w:ascii="Arial Narrow" w:cs="Arial Narrow" w:eastAsia="Arial Narrow" w:hAnsi="Arial Narrow"/>
                                      <w:i w:val="1"/>
                                      <w:sz w:val="22"/>
                                      <w:szCs w:val="22"/>
                                    </w:rPr>
                                  </w:rPrChange>
                                </w:rPr>
                                <w:t xml:space="preserve">SEQUENCE</w:t>
                              </w:r>
                            </w:sdtContent>
                          </w:sdt>
                          <w:commentRangeEnd w:id="1"/>
                          <w:r w:rsidDel="00000000" w:rsidR="00000000" w:rsidRPr="00000000">
                            <w:commentReference w:id="1"/>
                          </w:r>
                          <w:sdt>
                            <w:sdtPr>
                              <w:id w:val="-2116834979"/>
                              <w:tag w:val="goog_rdk_33"/>
                            </w:sdtPr>
                            <w:sdtContent>
                              <w:r w:rsidDel="00000000" w:rsidR="00000000" w:rsidRPr="00000000">
                                <w:rPr>
                                  <w:rFonts w:ascii="Arial Narrow" w:cs="Arial Narrow" w:eastAsia="Arial Narrow" w:hAnsi="Arial Narrow"/>
                                  <w:b w:val="1"/>
                                  <w:rtl w:val="0"/>
                                  <w:rPrChange w:author="MaryMargaret Welch" w:id="9" w:date="2025-08-18T17:29:21Z">
                                    <w:rPr>
                                      <w:rFonts w:ascii="Arial Narrow" w:cs="Arial Narrow" w:eastAsia="Arial Narrow" w:hAnsi="Arial Narrow"/>
                                      <w:i w:val="1"/>
                                      <w:sz w:val="22"/>
                                      <w:szCs w:val="22"/>
                                    </w:rPr>
                                  </w:rPrChange>
                                </w:rPr>
                                <w:t xml:space="preserve"> </w:t>
                              </w:r>
                            </w:sdtContent>
                          </w:sdt>
                        </w:ins>
                      </w:sdtContent>
                    </w:sdt>
                  </w:p>
                </w:sdtContent>
              </w:sdt>
              <w:sdt>
                <w:sdtPr>
                  <w:id w:val="-690344097"/>
                  <w:tag w:val="goog_rdk_37"/>
                </w:sdtPr>
                <w:sdtContent>
                  <w:p w:rsidR="00000000" w:rsidDel="00000000" w:rsidP="00000000" w:rsidRDefault="00000000" w:rsidRPr="00000000" w14:paraId="0000006F">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ins w:author="MaryMargaret Welch" w:id="8" w:date="2025-08-18T17:29:21Z"/>
                        <w:rFonts w:ascii="Arial Narrow" w:cs="Arial Narrow" w:eastAsia="Arial Narrow" w:hAnsi="Arial Narrow"/>
                        <w:b w:val="1"/>
                      </w:rPr>
                    </w:pPr>
                    <w:sdt>
                      <w:sdtPr>
                        <w:id w:val="184452946"/>
                        <w:tag w:val="goog_rdk_35"/>
                      </w:sdtPr>
                      <w:sdtContent>
                        <w:ins w:author="MaryMargaret Welch" w:id="8" w:date="2025-08-18T17:29:21Z"/>
                        <w:sdt>
                          <w:sdtPr>
                            <w:id w:val="2043185922"/>
                            <w:tag w:val="goog_rdk_36"/>
                          </w:sdtPr>
                          <w:sdtContent>
                            <w:ins w:author="MaryMargaret Welch" w:id="8" w:date="2025-08-18T17:29:21Z">
                              <w:r w:rsidDel="00000000" w:rsidR="00000000" w:rsidRPr="00000000">
                                <w:rPr>
                                  <w:rFonts w:ascii="Arial Narrow" w:cs="Arial Narrow" w:eastAsia="Arial Narrow" w:hAnsi="Arial Narrow"/>
                                  <w:b w:val="1"/>
                                  <w:rtl w:val="0"/>
                                  <w:rPrChange w:author="MaryMargaret Welch" w:id="9" w:date="2025-08-18T17:29:21Z">
                                    <w:rPr>
                                      <w:rFonts w:ascii="Arial Narrow" w:cs="Arial Narrow" w:eastAsia="Arial Narrow" w:hAnsi="Arial Narrow"/>
                                      <w:i w:val="1"/>
                                      <w:sz w:val="22"/>
                                      <w:szCs w:val="22"/>
                                    </w:rPr>
                                  </w:rPrChange>
                                </w:rPr>
                                <w:t xml:space="preserve">Give a general outline of the lessons that will be used to teach this topic </w:t>
                              </w:r>
                            </w:ins>
                          </w:sdtContent>
                        </w:sdt>
                        <w:ins w:author="MaryMargaret Welch" w:id="8" w:date="2025-08-18T17:29:21Z"/>
                      </w:sdtContent>
                    </w:sdt>
                  </w:p>
                </w:sdtContent>
              </w:sdt>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476498457"/>
                  <w:tag w:val="goog_rdk_40"/>
                </w:sdtPr>
                <w:sdtContent>
                  <w:p w:rsidR="00000000" w:rsidDel="00000000" w:rsidP="00000000" w:rsidRDefault="00000000" w:rsidRPr="00000000" w14:paraId="00000070">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ins w:author="MaryMargaret Welch" w:id="8" w:date="2025-08-18T17:29:21Z"/>
                        <w:rFonts w:ascii="Arial Narrow" w:cs="Arial Narrow" w:eastAsia="Arial Narrow" w:hAnsi="Arial Narrow"/>
                        <w:u w:val="none"/>
                      </w:rPr>
                    </w:pPr>
                    <w:sdt>
                      <w:sdtPr>
                        <w:id w:val="535000021"/>
                        <w:tag w:val="goog_rdk_38"/>
                      </w:sdtPr>
                      <w:sdtContent>
                        <w:ins w:author="MaryMargaret Welch" w:id="8" w:date="2025-08-18T17:29:21Z"/>
                        <w:sdt>
                          <w:sdtPr>
                            <w:id w:val="1009209002"/>
                            <w:tag w:val="goog_rdk_39"/>
                          </w:sdtPr>
                          <w:sdtContent>
                            <w:ins w:author="MaryMargaret Welch" w:id="8" w:date="2025-08-18T17:29:21Z">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Definition of  Pressure</w:t>
                              </w:r>
                            </w:ins>
                          </w:sdtContent>
                        </w:sdt>
                        <w:ins w:author="MaryMargaret Welch" w:id="8" w:date="2025-08-18T17:29:21Z"/>
                      </w:sdtContent>
                    </w:sdt>
                  </w:p>
                </w:sdtContent>
              </w:sdt>
              <w:sdt>
                <w:sdtPr>
                  <w:id w:val="-1471963228"/>
                  <w:tag w:val="goog_rdk_44"/>
                </w:sdtPr>
                <w:sdtContent>
                  <w:p w:rsidR="00000000" w:rsidDel="00000000" w:rsidP="00000000" w:rsidRDefault="00000000" w:rsidRPr="00000000" w14:paraId="00000071">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ins w:author="MaryMargaret Welch" w:id="8" w:date="2025-08-18T17:29:21Z"/>
                        <w:rFonts w:ascii="Arial Narrow" w:cs="Arial Narrow" w:eastAsia="Arial Narrow" w:hAnsi="Arial Narrow"/>
                        <w:u w:val="none"/>
                      </w:rPr>
                    </w:pPr>
                    <w:sdt>
                      <w:sdtPr>
                        <w:id w:val="1022434348"/>
                        <w:tag w:val="goog_rdk_41"/>
                      </w:sdtPr>
                      <w:sdtContent>
                        <w:ins w:author="MaryMargaret Welch" w:id="8" w:date="2025-08-18T17:29:21Z"/>
                        <w:sdt>
                          <w:sdtPr>
                            <w:id w:val="589533623"/>
                            <w:tag w:val="goog_rdk_42"/>
                          </w:sdtPr>
                          <w:sdtContent>
                            <w:ins w:author="MaryMargaret Welch" w:id="8" w:date="2025-08-18T17:29:21Z">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rPr>
                                  </w:rPrChange>
                                </w:rPr>
                                <w:t xml:space="preserve">Description</w:t>
                              </w:r>
                            </w:ins>
                          </w:sdtContent>
                        </w:sdt>
                        <w:ins w:author="MaryMargaret Welch" w:id="8" w:date="2025-08-18T17:29:21Z">
                          <w:sdt>
                            <w:sdtPr>
                              <w:id w:val="-2028626966"/>
                              <w:tag w:val="goog_rdk_43"/>
                            </w:sdtPr>
                            <w:sdtContent>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 of Atmospheric Pressure</w:t>
                              </w:r>
                            </w:sdtContent>
                          </w:sdt>
                        </w:ins>
                      </w:sdtContent>
                    </w:sdt>
                  </w:p>
                </w:sdtContent>
              </w:sdt>
              <w:sdt>
                <w:sdtPr>
                  <w:id w:val="-483320146"/>
                  <w:tag w:val="goog_rdk_47"/>
                </w:sdtPr>
                <w:sdtContent>
                  <w:p w:rsidR="00000000" w:rsidDel="00000000" w:rsidP="00000000" w:rsidRDefault="00000000" w:rsidRPr="00000000" w14:paraId="00000072">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ins w:author="MaryMargaret Welch" w:id="8" w:date="2025-08-18T17:29:21Z"/>
                        <w:rFonts w:ascii="Arial Narrow" w:cs="Arial Narrow" w:eastAsia="Arial Narrow" w:hAnsi="Arial Narrow"/>
                        <w:u w:val="none"/>
                      </w:rPr>
                    </w:pPr>
                    <w:sdt>
                      <w:sdtPr>
                        <w:id w:val="1121051439"/>
                        <w:tag w:val="goog_rdk_45"/>
                      </w:sdtPr>
                      <w:sdtContent>
                        <w:ins w:author="MaryMargaret Welch" w:id="8" w:date="2025-08-18T17:29:21Z"/>
                        <w:sdt>
                          <w:sdtPr>
                            <w:id w:val="1720743"/>
                            <w:tag w:val="goog_rdk_46"/>
                          </w:sdtPr>
                          <w:sdtContent>
                            <w:ins w:author="MaryMargaret Welch" w:id="8" w:date="2025-08-18T17:29:21Z">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Demonstrating existence of Atmospheric Pressure</w:t>
                              </w:r>
                            </w:ins>
                          </w:sdtContent>
                        </w:sdt>
                        <w:ins w:author="MaryMargaret Welch" w:id="8" w:date="2025-08-18T17:29:21Z"/>
                      </w:sdtContent>
                    </w:sdt>
                  </w:p>
                </w:sdtContent>
              </w:sdt>
              <w:sdt>
                <w:sdtPr>
                  <w:id w:val="1943359442"/>
                  <w:tag w:val="goog_rdk_52"/>
                </w:sdtPr>
                <w:sdtContent>
                  <w:p w:rsidR="00000000" w:rsidDel="00000000" w:rsidP="00000000" w:rsidRDefault="00000000" w:rsidRPr="00000000" w14:paraId="00000073">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ins w:author="MaryMargaret Welch" w:id="8" w:date="2025-08-18T17:29:21Z"/>
                        <w:rFonts w:ascii="Arial Narrow" w:cs="Arial Narrow" w:eastAsia="Arial Narrow" w:hAnsi="Arial Narrow"/>
                        <w:u w:val="none"/>
                      </w:rPr>
                    </w:pPr>
                    <w:sdt>
                      <w:sdtPr>
                        <w:id w:val="-1684911726"/>
                        <w:tag w:val="goog_rdk_48"/>
                      </w:sdtPr>
                      <w:sdtContent>
                        <w:ins w:author="MaryMargaret Welch" w:id="8" w:date="2025-08-18T17:29:21Z"/>
                        <w:sdt>
                          <w:sdtPr>
                            <w:id w:val="1194881942"/>
                            <w:tag w:val="goog_rdk_49"/>
                          </w:sdtPr>
                          <w:sdtContent>
                            <w:ins w:author="MaryMargaret Welch" w:id="8" w:date="2025-08-18T17:29:21Z">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Application of </w:t>
                              </w:r>
                            </w:ins>
                          </w:sdtContent>
                        </w:sdt>
                        <w:ins w:author="MaryMargaret Welch" w:id="8" w:date="2025-08-18T17:29:21Z">
                          <w:sdt>
                            <w:sdtPr>
                              <w:id w:val="-1848287254"/>
                              <w:tag w:val="goog_rdk_50"/>
                            </w:sdtPr>
                            <w:sdtContent>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rPr>
                                  </w:rPrChange>
                                </w:rPr>
                                <w:t xml:space="preserve">fluid</w:t>
                              </w:r>
                            </w:sdtContent>
                          </w:sdt>
                          <w:sdt>
                            <w:sdtPr>
                              <w:id w:val="2027166266"/>
                              <w:tag w:val="goog_rdk_51"/>
                            </w:sdtPr>
                            <w:sdtContent>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 formula </w:t>
                              </w:r>
                            </w:sdtContent>
                          </w:sdt>
                        </w:ins>
                      </w:sdtContent>
                    </w:sdt>
                  </w:p>
                </w:sdtContent>
              </w:sdt>
              <w:sdt>
                <w:sdtPr>
                  <w:id w:val="240235606"/>
                  <w:tag w:val="goog_rdk_55"/>
                </w:sdtPr>
                <w:sdtContent>
                  <w:p w:rsidR="00000000" w:rsidDel="00000000" w:rsidP="00000000" w:rsidRDefault="00000000" w:rsidRPr="00000000" w14:paraId="00000074">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ins w:author="MaryMargaret Welch" w:id="8" w:date="2025-08-18T17:29:21Z"/>
                        <w:rFonts w:ascii="Arial Narrow" w:cs="Arial Narrow" w:eastAsia="Arial Narrow" w:hAnsi="Arial Narrow"/>
                        <w:u w:val="none"/>
                      </w:rPr>
                    </w:pPr>
                    <w:sdt>
                      <w:sdtPr>
                        <w:id w:val="-1483620740"/>
                        <w:tag w:val="goog_rdk_53"/>
                      </w:sdtPr>
                      <w:sdtContent>
                        <w:ins w:author="MaryMargaret Welch" w:id="8" w:date="2025-08-18T17:29:21Z"/>
                        <w:sdt>
                          <w:sdtPr>
                            <w:id w:val="38888332"/>
                            <w:tag w:val="goog_rdk_54"/>
                          </w:sdtPr>
                          <w:sdtContent>
                            <w:ins w:author="MaryMargaret Welch" w:id="8" w:date="2025-08-18T17:29:21Z">
                              <w:r w:rsidDel="00000000" w:rsidR="00000000" w:rsidRPr="00000000">
                                <w:rPr>
                                  <w:rFonts w:ascii="Arial Narrow" w:cs="Arial Narrow" w:eastAsia="Arial Narrow" w:hAnsi="Arial Narrow"/>
                                  <w:rtl w:val="0"/>
                                  <w:rPrChange w:author="MaryMargaret Welch" w:id="9" w:date="2025-08-18T17:29:21Z">
                                    <w:rPr>
                                      <w:rFonts w:ascii="Arial Narrow" w:cs="Arial Narrow" w:eastAsia="Arial Narrow" w:hAnsi="Arial Narrow"/>
                                      <w:i w:val="1"/>
                                      <w:sz w:val="22"/>
                                      <w:szCs w:val="22"/>
                                    </w:rPr>
                                  </w:rPrChange>
                                </w:rPr>
                                <w:t xml:space="preserve">Application of atmospheric Pressure in day to day life</w:t>
                              </w:r>
                            </w:ins>
                          </w:sdtContent>
                        </w:sdt>
                        <w:ins w:author="MaryMargaret Welch" w:id="8" w:date="2025-08-18T17:29:21Z"/>
                      </w:sdtContent>
                    </w:sdt>
                  </w:p>
                </w:sdtContent>
              </w:sdt>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sdt>
                <w:sdtPr>
                  <w:id w:val="1356154410"/>
                  <w:tag w:val="goog_rdk_58"/>
                </w:sdtPr>
                <w:sdtContent>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rPr>
                        <w:ins w:author="MaryMargaret Welch" w:id="8" w:date="2025-08-18T17:29:21Z"/>
                        <w:rFonts w:ascii="Arial Narrow" w:cs="Arial Narrow" w:eastAsia="Arial Narrow" w:hAnsi="Arial Narrow"/>
                        <w:sz w:val="24"/>
                        <w:szCs w:val="24"/>
                        <w:rPrChange w:author="MaryMargaret Welch" w:id="9" w:date="2025-08-18T17:29:21Z">
                          <w:rPr>
                            <w:rFonts w:ascii="Arial Narrow" w:cs="Arial Narrow" w:eastAsia="Arial Narrow" w:hAnsi="Arial Narrow"/>
                            <w:i w:val="1"/>
                            <w:sz w:val="22"/>
                            <w:szCs w:val="22"/>
                          </w:rPr>
                        </w:rPrChange>
                      </w:rPr>
                    </w:pPr>
                    <w:sdt>
                      <w:sdtPr>
                        <w:id w:val="-16207465"/>
                        <w:tag w:val="goog_rdk_56"/>
                      </w:sdtPr>
                      <w:sdtContent>
                        <w:ins w:author="MaryMargaret Welch" w:id="8" w:date="2025-08-18T17:29:21Z"/>
                        <w:sdt>
                          <w:sdtPr>
                            <w:id w:val="1723571959"/>
                            <w:tag w:val="goog_rdk_57"/>
                          </w:sdtPr>
                          <w:sdtContent>
                            <w:ins w:author="MaryMargaret Welch" w:id="8" w:date="2025-08-18T17:29:21Z">
                              <w:r w:rsidDel="00000000" w:rsidR="00000000" w:rsidRPr="00000000">
                                <w:rPr>
                                  <w:rtl w:val="0"/>
                                </w:rPr>
                              </w:r>
                            </w:ins>
                          </w:sdtContent>
                        </w:sdt>
                        <w:ins w:author="MaryMargaret Welch" w:id="8" w:date="2025-08-18T17:29:21Z"/>
                      </w:sdtContent>
                    </w:sdt>
                  </w:p>
                </w:sdtContent>
              </w:sdt>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sdt>
                <w:sdtPr>
                  <w:id w:val="1447168905"/>
                  <w:tag w:val="goog_rdk_61"/>
                </w:sdtPr>
                <w:sdtContent>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rPr>
                        <w:ins w:author="MaryMargaret Welch" w:id="8" w:date="2025-08-18T17:29:21Z"/>
                        <w:rFonts w:ascii="Arial Narrow" w:cs="Arial Narrow" w:eastAsia="Arial Narrow" w:hAnsi="Arial Narrow"/>
                        <w:sz w:val="24"/>
                        <w:szCs w:val="24"/>
                        <w:rPrChange w:author="MaryMargaret Welch" w:id="9" w:date="2025-08-18T17:29:21Z">
                          <w:rPr>
                            <w:rFonts w:ascii="Arial Narrow" w:cs="Arial Narrow" w:eastAsia="Arial Narrow" w:hAnsi="Arial Narrow"/>
                            <w:i w:val="1"/>
                            <w:sz w:val="22"/>
                            <w:szCs w:val="22"/>
                          </w:rPr>
                        </w:rPrChange>
                      </w:rPr>
                    </w:pPr>
                    <w:sdt>
                      <w:sdtPr>
                        <w:id w:val="-150977187"/>
                        <w:tag w:val="goog_rdk_59"/>
                      </w:sdtPr>
                      <w:sdtContent>
                        <w:ins w:author="MaryMargaret Welch" w:id="8" w:date="2025-08-18T17:29:21Z"/>
                        <w:sdt>
                          <w:sdtPr>
                            <w:id w:val="1991659877"/>
                            <w:tag w:val="goog_rdk_60"/>
                          </w:sdtPr>
                          <w:sdtContent>
                            <w:ins w:author="MaryMargaret Welch" w:id="8" w:date="2025-08-18T17:29:21Z">
                              <w:r w:rsidDel="00000000" w:rsidR="00000000" w:rsidRPr="00000000">
                                <w:rPr>
                                  <w:rtl w:val="0"/>
                                </w:rPr>
                              </w:r>
                            </w:ins>
                          </w:sdtContent>
                        </w:sdt>
                        <w:ins w:author="MaryMargaret Welch" w:id="8" w:date="2025-08-18T17:29:21Z"/>
                      </w:sdtContent>
                    </w:sdt>
                  </w:p>
                </w:sdtContent>
              </w:sdt>
            </w:tc>
          </w:tr>
        </w:sdtContent>
      </w:sdt>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79">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7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7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7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36531346"/>
              <w:tag w:val="goog_rdk_63"/>
            </w:sdtPr>
            <w:sdtContent>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del w:author="MaryMargaret Welch" w:id="10" w:date="2025-08-18T17:19:23Z"/>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watch a video to define of pressure </w:t>
                </w:r>
                <w:hyperlink r:id="rId13">
                  <w:r w:rsidDel="00000000" w:rsidR="00000000" w:rsidRPr="00000000">
                    <w:rPr>
                      <w:rFonts w:ascii="Arial Narrow" w:cs="Arial Narrow" w:eastAsia="Arial Narrow" w:hAnsi="Arial Narrow"/>
                      <w:color w:val="1155cc"/>
                      <w:sz w:val="24"/>
                      <w:szCs w:val="24"/>
                      <w:u w:val="single"/>
                      <w:rtl w:val="0"/>
                    </w:rPr>
                    <w:t xml:space="preserve">HERE</w:t>
                  </w:r>
                </w:hyperlink>
                <w:sdt>
                  <w:sdtPr>
                    <w:id w:val="641368993"/>
                    <w:tag w:val="goog_rdk_62"/>
                  </w:sdtPr>
                  <w:sdtContent>
                    <w:del w:author="MaryMargaret Welch" w:id="10" w:date="2025-08-18T17:19:23Z">
                      <w:r w:rsidDel="00000000" w:rsidR="00000000" w:rsidRPr="00000000">
                        <w:rPr>
                          <w:rtl w:val="0"/>
                        </w:rPr>
                      </w:r>
                    </w:del>
                  </w:sdtContent>
                </w:sdt>
              </w:p>
            </w:sdtContent>
          </w:sdt>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discuss the relationship between pressure,force and cross sectional area</w:t>
            </w:r>
            <w:hyperlink r:id="rId14">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rtl w:val="0"/>
              </w:rPr>
              <w:t xml:space="preserve">  to help  them calculate pressure in solids.</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watch a videos to describe Atmospheric pressure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look at some activities that demonstrate  existence of air pressure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watch a video on  </w:t>
            </w:r>
            <w:r w:rsidDel="00000000" w:rsidR="00000000" w:rsidRPr="00000000">
              <w:rPr>
                <w:rtl w:val="0"/>
              </w:rPr>
              <w:t xml:space="preserve">Application  of  the equation P=hgρ to determine pressure in liquids</w:t>
            </w:r>
            <w:r w:rsidDel="00000000" w:rsidR="00000000" w:rsidRPr="00000000">
              <w:rPr>
                <w:rFonts w:ascii="Arial Narrow" w:cs="Arial Narrow" w:eastAsia="Arial Narrow" w:hAnsi="Arial Narrow"/>
                <w:rtl w:val="0"/>
              </w:rPr>
              <w:t xml:space="preserve">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t>
            </w:r>
            <w:r w:rsidDel="00000000" w:rsidR="00000000" w:rsidRPr="00000000">
              <w:rPr>
                <w:rtl w:val="0"/>
              </w:rPr>
              <w:t xml:space="preserve">demonstrate transmission of pressure in liquids</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AND </w:t>
            </w:r>
            <w:hyperlink r:id="rId1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use this reading </w:t>
            </w:r>
            <w:hyperlink r:id="rId20">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rtl w:val="0"/>
              </w:rPr>
              <w:t xml:space="preserve"> to deepen their understanding. </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Students watch a video</w:t>
            </w:r>
            <w:hyperlink r:id="rId21">
              <w:r w:rsidDel="00000000" w:rsidR="00000000" w:rsidRPr="00000000">
                <w:rPr>
                  <w:color w:val="1155cc"/>
                  <w:u w:val="single"/>
                  <w:rtl w:val="0"/>
                </w:rPr>
                <w:t xml:space="preserve">HERE</w:t>
              </w:r>
            </w:hyperlink>
            <w:r w:rsidDel="00000000" w:rsidR="00000000" w:rsidRPr="00000000">
              <w:rPr>
                <w:rtl w:val="0"/>
              </w:rPr>
              <w:t xml:space="preserve"> on the applications of atmospheric pressure and transmission of pressure in fluids in day to day life.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E">
            <w:pPr>
              <w:widowControl w:val="1"/>
              <w:rPr>
                <w:rFonts w:ascii="Arial Narrow" w:cs="Arial Narrow" w:eastAsia="Arial Narrow" w:hAnsi="Arial Narrow"/>
                <w:sz w:val="24"/>
                <w:szCs w:val="24"/>
              </w:rPr>
            </w:pPr>
            <w:r w:rsidDel="00000000" w:rsidR="00000000" w:rsidRPr="00000000">
              <w:rPr>
                <w:rtl w:val="0"/>
              </w:rPr>
            </w:r>
          </w:p>
          <w:sdt>
            <w:sdtPr>
              <w:id w:val="-2039902158"/>
              <w:tag w:val="goog_rdk_65"/>
            </w:sdtPr>
            <w:sdtContent>
              <w:p w:rsidR="00000000" w:rsidDel="00000000" w:rsidP="00000000" w:rsidRDefault="00000000" w:rsidRPr="00000000" w14:paraId="0000008F">
                <w:pPr>
                  <w:widowControl w:val="1"/>
                  <w:rPr>
                    <w:ins w:author="MaryMargaret Welch" w:id="11" w:date="2025-08-18T17:19:20Z"/>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discuss with peers the meaning of Atmospheric Pressure and its existence.</w:t>
                </w:r>
                <w:sdt>
                  <w:sdtPr>
                    <w:id w:val="-1920445662"/>
                    <w:tag w:val="goog_rdk_64"/>
                  </w:sdtPr>
                  <w:sdtContent>
                    <w:ins w:author="MaryMargaret Welch" w:id="11" w:date="2025-08-18T17:19:20Z">
                      <w:r w:rsidDel="00000000" w:rsidR="00000000" w:rsidRPr="00000000">
                        <w:rPr>
                          <w:rtl w:val="0"/>
                        </w:rPr>
                      </w:r>
                    </w:ins>
                  </w:sdtContent>
                </w:sdt>
              </w:p>
            </w:sdtContent>
          </w:sdt>
          <w:p w:rsidR="00000000" w:rsidDel="00000000" w:rsidP="00000000" w:rsidRDefault="00000000" w:rsidRPr="00000000" w14:paraId="00000090">
            <w:pPr>
              <w:widowControl w:val="1"/>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widowControl w:val="1"/>
              <w:rPr/>
            </w:pPr>
            <w:r w:rsidDel="00000000" w:rsidR="00000000" w:rsidRPr="00000000">
              <w:rPr>
                <w:rFonts w:ascii="Arial Narrow" w:cs="Arial Narrow" w:eastAsia="Arial Narrow" w:hAnsi="Arial Narrow"/>
                <w:sz w:val="24"/>
                <w:szCs w:val="24"/>
                <w:rtl w:val="0"/>
              </w:rPr>
              <w:t xml:space="preserve">Students will carry out experiments to derive and use equation  </w:t>
            </w:r>
            <w:r w:rsidDel="00000000" w:rsidR="00000000" w:rsidRPr="00000000">
              <w:rPr>
                <w:rtl w:val="0"/>
              </w:rPr>
              <w:t xml:space="preserve">P=hgρ to determine pressure in liquids.</w:t>
            </w:r>
          </w:p>
          <w:p w:rsidR="00000000" w:rsidDel="00000000" w:rsidP="00000000" w:rsidRDefault="00000000" w:rsidRPr="00000000" w14:paraId="00000092">
            <w:pPr>
              <w:widowControl w:val="1"/>
              <w:rPr/>
            </w:pPr>
            <w:r w:rsidDel="00000000" w:rsidR="00000000" w:rsidRPr="00000000">
              <w:rPr>
                <w:rtl w:val="0"/>
              </w:rPr>
            </w:r>
          </w:p>
          <w:p w:rsidR="00000000" w:rsidDel="00000000" w:rsidP="00000000" w:rsidRDefault="00000000" w:rsidRPr="00000000" w14:paraId="00000093">
            <w:pPr>
              <w:widowControl w:val="1"/>
              <w:rPr/>
            </w:pPr>
            <w:r w:rsidDel="00000000" w:rsidR="00000000" w:rsidRPr="00000000">
              <w:rPr>
                <w:rtl w:val="0"/>
              </w:rPr>
              <w:t xml:space="preserve">Students will discuss with their peers activities that demonstrate the principles of transmission of pressure in fluids and its applications in day to day life. </w:t>
            </w:r>
          </w:p>
          <w:sdt>
            <w:sdtPr>
              <w:id w:val="-970079109"/>
              <w:tag w:val="goog_rdk_68"/>
            </w:sdtPr>
            <w:sdtContent>
              <w:p w:rsidR="00000000" w:rsidDel="00000000" w:rsidP="00000000" w:rsidRDefault="00000000" w:rsidRPr="00000000" w14:paraId="00000094">
                <w:pPr>
                  <w:widowControl w:val="1"/>
                  <w:rPr>
                    <w:ins w:author="MaryMargaret Welch" w:id="12" w:date="2025-08-18T17:19:36Z"/>
                  </w:rPr>
                </w:pPr>
                <w:sdt>
                  <w:sdtPr>
                    <w:id w:val="2066062537"/>
                    <w:tag w:val="goog_rdk_67"/>
                  </w:sdtPr>
                  <w:sdtContent>
                    <w:ins w:author="MaryMargaret Welch" w:id="12" w:date="2025-08-18T17:19:36Z">
                      <w:r w:rsidDel="00000000" w:rsidR="00000000" w:rsidRPr="00000000">
                        <w:rPr>
                          <w:rtl w:val="0"/>
                        </w:rPr>
                      </w:r>
                    </w:ins>
                  </w:sdtContent>
                </w:sdt>
              </w:p>
            </w:sdtContent>
          </w:sdt>
          <w:sdt>
            <w:sdtPr>
              <w:id w:val="-1483604839"/>
              <w:tag w:val="goog_rdk_70"/>
            </w:sdtPr>
            <w:sdtContent>
              <w:p w:rsidR="00000000" w:rsidDel="00000000" w:rsidP="00000000" w:rsidRDefault="00000000" w:rsidRPr="00000000" w14:paraId="00000095">
                <w:pPr>
                  <w:widowControl w:val="1"/>
                  <w:rPr>
                    <w:ins w:author="MaryMargaret Welch" w:id="12" w:date="2025-08-18T17:19:36Z"/>
                  </w:rPr>
                </w:pPr>
                <w:sdt>
                  <w:sdtPr>
                    <w:id w:val="-2001554388"/>
                    <w:tag w:val="goog_rdk_69"/>
                  </w:sdtPr>
                  <w:sdtContent>
                    <w:ins w:author="MaryMargaret Welch" w:id="12" w:date="2025-08-18T17:19:36Z">
                      <w:r w:rsidDel="00000000" w:rsidR="00000000" w:rsidRPr="00000000">
                        <w:rPr>
                          <w:rtl w:val="0"/>
                        </w:rPr>
                      </w:r>
                    </w:ins>
                  </w:sdtContent>
                </w:sdt>
              </w:p>
            </w:sdtContent>
          </w:sdt>
          <w:p w:rsidR="00000000" w:rsidDel="00000000" w:rsidP="00000000" w:rsidRDefault="00000000" w:rsidRPr="00000000" w14:paraId="00000096">
            <w:pPr>
              <w:widowControl w:val="1"/>
              <w:rPr/>
            </w:pPr>
            <w:sdt>
              <w:sdtPr>
                <w:id w:val="-2114473974"/>
                <w:tag w:val="goog_rdk_71"/>
              </w:sdtPr>
              <w:sdtContent>
                <w:ins w:author="MaryMargaret Welch" w:id="12" w:date="2025-08-18T17:19:36Z">
                  <w:r w:rsidDel="00000000" w:rsidR="00000000" w:rsidRPr="00000000">
                    <w:rPr>
                      <w:rtl w:val="0"/>
                    </w:rPr>
                    <w:t xml:space="preserve">Maybe add how you will put students in group and guide them to talk to one another and how will the teacher know what they dicusssed and use those ideas to go to the next lesson.  </w:t>
                  </w:r>
                </w:ins>
              </w:sdtContent>
            </w:sdt>
            <w:r w:rsidDel="00000000" w:rsidR="00000000" w:rsidRPr="00000000">
              <w:rPr>
                <w:rtl w:val="0"/>
              </w:rPr>
            </w:r>
          </w:p>
          <w:p w:rsidR="00000000" w:rsidDel="00000000" w:rsidP="00000000" w:rsidRDefault="00000000" w:rsidRPr="00000000" w14:paraId="00000097">
            <w:pPr>
              <w:widowControl w:val="1"/>
              <w:rPr/>
            </w:pPr>
            <w:r w:rsidDel="00000000" w:rsidR="00000000" w:rsidRPr="00000000">
              <w:rPr>
                <w:rtl w:val="0"/>
              </w:rPr>
            </w:r>
          </w:p>
          <w:sdt>
            <w:sdtPr>
              <w:id w:val="1088963514"/>
              <w:tag w:val="goog_rdk_75"/>
            </w:sdtPr>
            <w:sdtContent>
              <w:p w:rsidR="00000000" w:rsidDel="00000000" w:rsidP="00000000" w:rsidRDefault="00000000" w:rsidRPr="00000000" w14:paraId="00000098">
                <w:pPr>
                  <w:widowControl w:val="1"/>
                  <w:rPr>
                    <w:ins w:author="agnes samba" w:id="13" w:date="2025-08-18T17:36:28Z"/>
                    <w:i w:val="1"/>
                    <w:rPrChange w:author="agnes samba" w:id="14" w:date="2025-08-18T17:36:28Z">
                      <w:rPr/>
                    </w:rPrChange>
                  </w:rPr>
                </w:pPr>
                <w:sdt>
                  <w:sdtPr>
                    <w:id w:val="-1016058902"/>
                    <w:tag w:val="goog_rdk_73"/>
                  </w:sdtPr>
                  <w:sdtContent>
                    <w:ins w:author="agnes samba" w:id="13" w:date="2025-08-18T17:36:28Z"/>
                    <w:sdt>
                      <w:sdtPr>
                        <w:id w:val="-1694095809"/>
                        <w:tag w:val="goog_rdk_74"/>
                      </w:sdtPr>
                      <w:sdtContent>
                        <w:ins w:author="agnes samba" w:id="13" w:date="2025-08-18T17:36:28Z">
                          <w:r w:rsidDel="00000000" w:rsidR="00000000" w:rsidRPr="00000000">
                            <w:rPr>
                              <w:rtl w:val="0"/>
                            </w:rPr>
                          </w:r>
                        </w:ins>
                      </w:sdtContent>
                    </w:sdt>
                    <w:ins w:author="agnes samba" w:id="13" w:date="2025-08-18T17:36:28Z"/>
                  </w:sdtContent>
                </w:sdt>
              </w:p>
            </w:sdtContent>
          </w:sdt>
          <w:sdt>
            <w:sdtPr>
              <w:id w:val="-297928892"/>
              <w:tag w:val="goog_rdk_78"/>
            </w:sdtPr>
            <w:sdtContent>
              <w:p w:rsidR="00000000" w:rsidDel="00000000" w:rsidP="00000000" w:rsidRDefault="00000000" w:rsidRPr="00000000" w14:paraId="00000099">
                <w:pPr>
                  <w:widowControl w:val="1"/>
                  <w:rPr>
                    <w:i w:val="1"/>
                    <w:highlight w:val="cyan"/>
                    <w:rPrChange w:author="agnes samba" w:id="15" w:date="2025-08-18T17:36:46Z">
                      <w:rPr>
                        <w:i w:val="1"/>
                      </w:rPr>
                    </w:rPrChange>
                  </w:rPr>
                </w:pPr>
                <w:sdt>
                  <w:sdtPr>
                    <w:id w:val="796626391"/>
                    <w:tag w:val="goog_rdk_76"/>
                  </w:sdtPr>
                  <w:sdtContent>
                    <w:r w:rsidDel="00000000" w:rsidR="00000000" w:rsidRPr="00000000">
                      <w:rPr>
                        <w:i w:val="1"/>
                        <w:highlight w:val="cyan"/>
                        <w:rtl w:val="0"/>
                        <w:rPrChange w:author="agnes samba" w:id="15" w:date="2025-08-18T17:36:46Z">
                          <w:rPr>
                            <w:i w:val="1"/>
                          </w:rPr>
                        </w:rPrChange>
                      </w:rPr>
                      <w:t xml:space="preserve">Include what  the teacher will be doing in class</w:t>
                    </w:r>
                  </w:sdtContent>
                </w:sdt>
                <w:sdt>
                  <w:sdtPr>
                    <w:id w:val="1001320960"/>
                    <w:tag w:val="goog_rdk_77"/>
                  </w:sdtPr>
                  <w:sdtContent>
                    <w:r w:rsidDel="00000000" w:rsidR="00000000" w:rsidRPr="00000000">
                      <w:rPr>
                        <w:rtl w:val="0"/>
                      </w:rPr>
                    </w:r>
                  </w:sdtContent>
                </w:sdt>
              </w:p>
            </w:sdtContent>
          </w:sdt>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What is Atmospheric Pressure?</w:t>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Why does atmospheric pressure exist?</w:t>
            </w:r>
          </w:p>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is atmospheric pressure measured?</w:t>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Explain atleast three factors that affect pressure.</w:t>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try ou these questions</w:t>
            </w:r>
            <w:hyperlink r:id="rId22">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on transmission of </w:t>
            </w:r>
            <w:sdt>
              <w:sdtPr>
                <w:id w:val="101359357"/>
                <w:tag w:val="goog_rdk_79"/>
              </w:sdtPr>
              <w:sdtContent>
                <w:commentRangeStart w:id="2"/>
              </w:sdtContent>
            </w:sdt>
            <w:r w:rsidDel="00000000" w:rsidR="00000000" w:rsidRPr="00000000">
              <w:rPr>
                <w:rFonts w:ascii="Arial Narrow" w:cs="Arial Narrow" w:eastAsia="Arial Narrow" w:hAnsi="Arial Narrow"/>
                <w:sz w:val="24"/>
                <w:szCs w:val="24"/>
                <w:rtl w:val="0"/>
              </w:rPr>
              <w:t xml:space="preserve">pressure</w:t>
            </w:r>
            <w:commentRangeEnd w:id="2"/>
            <w:r w:rsidDel="00000000" w:rsidR="00000000" w:rsidRPr="00000000">
              <w:commentReference w:id="2"/>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r>
      <w:tr>
        <w:trPr>
          <w:cantSplit w:val="0"/>
          <w:trHeight w:val="2144" w:hRule="atLeast"/>
          <w:tblHeader w:val="0"/>
          <w:trPrChange w:author="MaryMargaret Welch" w:id="16" w:date="2025-08-18T17:31:00Z">
            <w:trPr>
              <w:cantSplit w:val="0"/>
              <w:trHeight w:val="2144" w:hRule="atLeast"/>
              <w:tblHeader w:val="0"/>
            </w:trPr>
          </w:trPrChange>
        </w:trPr>
        <w:sdt>
          <w:sdtPr>
            <w:id w:val="1112146999"/>
            <w:tag w:val="goog_rdk_80"/>
          </w:sdtPr>
          <w:sdtContent>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Change w:author="MaryMargaret Welch" w:id="16" w:date="2025-08-18T17:31:00Z">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tcPrChange>
              </w:tcPr>
              <w:sdt>
                <w:sdtPr>
                  <w:id w:val="1185174831"/>
                  <w:tag w:val="goog_rdk_84"/>
                </w:sdtPr>
                <w:sdtContent>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ins w:author="MaryMargaret Welch" w:id="17" w:date="2025-08-18T17:31:00Z"/>
                        <w:rFonts w:ascii="Arial Narrow" w:cs="Arial Narrow" w:eastAsia="Arial Narrow" w:hAnsi="Arial Narrow"/>
                        <w:b w:val="1"/>
                        <w:i w:val="1"/>
                        <w:rPrChange w:author="MaryMargaret Welch" w:id="16" w:date="2025-08-18T17:31:00Z">
                          <w:rPr>
                            <w:rFonts w:ascii="Arial Narrow" w:cs="Arial Narrow" w:eastAsia="Arial Narrow" w:hAnsi="Arial Narrow"/>
                            <w:sz w:val="24"/>
                            <w:szCs w:val="24"/>
                          </w:rPr>
                        </w:rPrChange>
                      </w:rPr>
                    </w:pPr>
                    <w:sdt>
                      <w:sdtPr>
                        <w:id w:val="2033918604"/>
                        <w:tag w:val="goog_rdk_82"/>
                      </w:sdtPr>
                      <w:sdtContent>
                        <w:ins w:author="MaryMargaret Welch" w:id="17" w:date="2025-08-18T17:31:00Z"/>
                        <w:sdt>
                          <w:sdtPr>
                            <w:id w:val="-972071296"/>
                            <w:tag w:val="goog_rdk_83"/>
                          </w:sdtPr>
                          <w:sdtContent>
                            <w:ins w:author="MaryMargaret Welch" w:id="17" w:date="2025-08-18T17:31:00Z">
                              <w:r w:rsidDel="00000000" w:rsidR="00000000" w:rsidRPr="00000000">
                                <w:rPr>
                                  <w:rFonts w:ascii="Arial Narrow" w:cs="Arial Narrow" w:eastAsia="Arial Narrow" w:hAnsi="Arial Narrow"/>
                                  <w:b w:val="1"/>
                                  <w:i w:val="1"/>
                                  <w:rtl w:val="0"/>
                                  <w:rPrChange w:author="MaryMargaret Welch" w:id="16" w:date="2025-08-18T17:31:00Z">
                                    <w:rPr>
                                      <w:rFonts w:ascii="Arial Narrow" w:cs="Arial Narrow" w:eastAsia="Arial Narrow" w:hAnsi="Arial Narrow"/>
                                      <w:sz w:val="24"/>
                                      <w:szCs w:val="24"/>
                                    </w:rPr>
                                  </w:rPrChange>
                                </w:rPr>
                                <w:t xml:space="preserve">PLAN FOR THE SUMMARY TABLE HERE</w:t>
                              </w:r>
                            </w:ins>
                          </w:sdtContent>
                        </w:sdt>
                        <w:ins w:author="MaryMargaret Welch" w:id="17" w:date="2025-08-18T17:31:00Z"/>
                      </w:sdtContent>
                    </w:sdt>
                  </w:p>
                </w:sdtContent>
              </w:sdt>
              <w:sdt>
                <w:sdtPr>
                  <w:id w:val="314808473"/>
                  <w:tag w:val="goog_rdk_89"/>
                </w:sdtPr>
                <w:sdtContent>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del w:author="MaryMargaret Welch" w:id="17" w:date="2025-08-18T17:31:00Z"/>
                        <w:rFonts w:ascii="Arial Narrow" w:cs="Arial Narrow" w:eastAsia="Arial Narrow" w:hAnsi="Arial Narrow"/>
                        <w:i w:val="1"/>
                        <w:rPrChange w:author="MaryMargaret Welch" w:id="16" w:date="2025-08-18T17:31:00Z">
                          <w:rPr>
                            <w:rFonts w:ascii="Arial Narrow" w:cs="Arial Narrow" w:eastAsia="Arial Narrow" w:hAnsi="Arial Narrow"/>
                            <w:b w:val="1"/>
                            <w:i w:val="1"/>
                            <w:color w:val="000000"/>
                          </w:rPr>
                        </w:rPrChange>
                      </w:rPr>
                    </w:pPr>
                    <w:sdt>
                      <w:sdtPr>
                        <w:id w:val="-1755111226"/>
                        <w:tag w:val="goog_rdk_85"/>
                      </w:sdtPr>
                      <w:sdtContent>
                        <w:ins w:author="MaryMargaret Welch" w:id="17" w:date="2025-08-18T17:31:00Z"/>
                        <w:sdt>
                          <w:sdtPr>
                            <w:id w:val="-1492317084"/>
                            <w:tag w:val="goog_rdk_86"/>
                          </w:sdtPr>
                          <w:sdtContent>
                            <w:ins w:author="MaryMargaret Welch" w:id="17" w:date="2025-08-18T17:31:00Z">
                              <w:r w:rsidDel="00000000" w:rsidR="00000000" w:rsidRPr="00000000">
                                <w:rPr>
                                  <w:rFonts w:ascii="Arial Narrow" w:cs="Arial Narrow" w:eastAsia="Arial Narrow" w:hAnsi="Arial Narrow"/>
                                  <w:i w:val="1"/>
                                  <w:rtl w:val="0"/>
                                  <w:rPrChange w:author="MaryMargaret Welch" w:id="16" w:date="2025-08-18T17:31:00Z">
                                    <w:rPr>
                                      <w:rFonts w:ascii="Arial Narrow" w:cs="Arial Narrow" w:eastAsia="Arial Narrow" w:hAnsi="Arial Narrow"/>
                                      <w:sz w:val="24"/>
                                      <w:szCs w:val="24"/>
                                    </w:rPr>
                                  </w:rPrChange>
                                </w:rPr>
                                <w:t xml:space="preserve">Create the summary table template here which includes the lesson title, a description of what was learned, and a place to reflect on how the lesson helps to explain the phenomenon.  </w:t>
                              </w:r>
                            </w:ins>
                          </w:sdtContent>
                        </w:sdt>
                        <w:ins w:author="MaryMargaret Welch" w:id="17" w:date="2025-08-18T17:31:00Z"/>
                      </w:sdtContent>
                    </w:sdt>
                    <w:sdt>
                      <w:sdtPr>
                        <w:id w:val="1438352754"/>
                        <w:tag w:val="goog_rdk_87"/>
                      </w:sdtPr>
                      <w:sdtContent>
                        <w:del w:author="MaryMargaret Welch" w:id="17" w:date="2025-08-18T17:31:00Z"/>
                        <w:sdt>
                          <w:sdtPr>
                            <w:id w:val="-991546168"/>
                            <w:tag w:val="goog_rdk_88"/>
                          </w:sdtPr>
                          <w:sdtContent>
                            <w:del w:author="MaryMargaret Welch" w:id="17" w:date="2025-08-18T17:31:00Z">
                              <w:r w:rsidDel="00000000" w:rsidR="00000000" w:rsidRPr="00000000">
                                <w:rPr>
                                  <w:rFonts w:ascii="Arial Narrow" w:cs="Arial Narrow" w:eastAsia="Arial Narrow" w:hAnsi="Arial Narrow"/>
                                  <w:i w:val="1"/>
                                  <w:rtl w:val="0"/>
                                  <w:rPrChange w:author="MaryMargaret Welch" w:id="16" w:date="2025-08-18T17:31:00Z">
                                    <w:rPr>
                                      <w:rFonts w:ascii="Arial Narrow" w:cs="Arial Narrow" w:eastAsia="Arial Narrow" w:hAnsi="Arial Narrow"/>
                                      <w:b w:val="1"/>
                                      <w:i w:val="1"/>
                                      <w:color w:val="000000"/>
                                    </w:rPr>
                                  </w:rPrChange>
                                </w:rPr>
                                <w:delText xml:space="preserve">PLAN FOR THE SUMMARY TABLE HERE</w:delText>
                              </w:r>
                            </w:del>
                          </w:sdtContent>
                        </w:sdt>
                        <w:del w:author="MaryMargaret Welch" w:id="17" w:date="2025-08-18T17:31:00Z"/>
                      </w:sdtContent>
                    </w:sdt>
                  </w:p>
                </w:sdtContent>
              </w:sdt>
              <w:sdt>
                <w:sdtPr>
                  <w:id w:val="-1421942608"/>
                  <w:tag w:val="goog_rdk_93"/>
                </w:sdtPr>
                <w:sdtContent>
                  <w:p w:rsidR="00000000" w:rsidDel="00000000" w:rsidP="00000000" w:rsidRDefault="00000000" w:rsidRPr="00000000" w14:paraId="000000A1">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Change w:author="MaryMargaret Welch" w:id="0" w:date="2025-08-18T17:31:00Z">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pPr>
                      </w:pPrChange>
                    </w:pPr>
                    <w:sdt>
                      <w:sdtPr>
                        <w:id w:val="-686025846"/>
                        <w:tag w:val="goog_rdk_90"/>
                      </w:sdtPr>
                      <w:sdtContent>
                        <w:del w:author="MaryMargaret Welch" w:id="17" w:date="2025-08-18T17:31:00Z"/>
                        <w:sdt>
                          <w:sdtPr>
                            <w:id w:val="-2051344375"/>
                            <w:tag w:val="goog_rdk_91"/>
                          </w:sdtPr>
                          <w:sdtContent>
                            <w:del w:author="MaryMargaret Welch" w:id="17" w:date="2025-08-18T17:31:00Z">
                              <w:r w:rsidDel="00000000" w:rsidR="00000000" w:rsidRPr="00000000">
                                <w:rPr>
                                  <w:rFonts w:ascii="Arial Narrow" w:cs="Arial Narrow" w:eastAsia="Arial Narrow" w:hAnsi="Arial Narrow"/>
                                  <w:i w:val="1"/>
                                  <w:rtl w:val="0"/>
                                  <w:rPrChange w:author="MaryMargaret Welch" w:id="16" w:date="2025-08-18T17:31:00Z">
                                    <w:rPr>
                                      <w:rFonts w:ascii="Arial Narrow" w:cs="Arial Narrow" w:eastAsia="Arial Narrow" w:hAnsi="Arial Narrow"/>
                                      <w:i w:val="1"/>
                                      <w:color w:val="000000"/>
                                    </w:rPr>
                                  </w:rPrChange>
                                </w:rPr>
                                <w:delText xml:space="preserve">Create the summary table template here which includes the lesson title, a description of what was learned, and a place to reflect on how the lesson helps to explain the phenomenon.  </w:delText>
                              </w:r>
                            </w:del>
                          </w:sdtContent>
                        </w:sdt>
                        <w:del w:author="MaryMargaret Welch" w:id="17" w:date="2025-08-18T17:31:00Z"/>
                      </w:sdtContent>
                    </w:sdt>
                    <w:sdt>
                      <w:sdtPr>
                        <w:id w:val="-2130527491"/>
                        <w:tag w:val="goog_rdk_92"/>
                      </w:sdtPr>
                      <w:sdtContent>
                        <w:r w:rsidDel="00000000" w:rsidR="00000000" w:rsidRPr="00000000">
                          <w:rPr>
                            <w:rtl w:val="0"/>
                          </w:rPr>
                        </w:r>
                      </w:sdtContent>
                    </w:sdt>
                  </w:p>
                </w:sdtContent>
              </w:sdt>
            </w:tc>
          </w:sdtContent>
        </w:sdt>
        <w:sdt>
          <w:sdtPr>
            <w:id w:val="913615479"/>
            <w:tag w:val="goog_rdk_94"/>
          </w:sdtPr>
          <w:sdtContent>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Change w:author="MaryMargaret Welch" w:id="16" w:date="2025-08-18T17:31:00Z">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tcPrChange>
              </w:tcPr>
              <w:sdt>
                <w:sdtPr>
                  <w:id w:val="-1171251010"/>
                  <w:tag w:val="goog_rdk_98"/>
                </w:sdtPr>
                <w:sdtContent>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082219357"/>
                        <w:tag w:val="goog_rdk_96"/>
                      </w:sdtPr>
                      <w:sdtContent>
                        <w:ins w:author="MaryMargaret Welch" w:id="17" w:date="2025-08-18T17:31:00Z"/>
                        <w:sdt>
                          <w:sdtPr>
                            <w:id w:val="547060890"/>
                            <w:tag w:val="goog_rdk_97"/>
                          </w:sdtPr>
                          <w:sdtContent>
                            <w:ins w:author="MaryMargaret Welch" w:id="17" w:date="2025-08-18T17:31:00Z">
                              <w:r w:rsidDel="00000000" w:rsidR="00000000" w:rsidRPr="00000000">
                                <w:rPr>
                                  <w:rtl w:val="0"/>
                                </w:rPr>
                              </w:r>
                            </w:ins>
                          </w:sdtContent>
                        </w:sdt>
                        <w:ins w:author="MaryMargaret Welch" w:id="17" w:date="2025-08-18T17:31:00Z"/>
                      </w:sdtContent>
                    </w:sdt>
                  </w:p>
                </w:sdtContent>
              </w:sdt>
              <w:sdt>
                <w:sdtPr>
                  <w:lock w:val="contentLocked"/>
                  <w:id w:val="-325417213"/>
                  <w:tag w:val="goog_rdk_151"/>
                </w:sdtPr>
                <w:sdtContent>
                  <w:tbl>
                    <w:tblPr>
                      <w:tblStyle w:val="Table3"/>
                      <w:tblW w:w="4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095"/>
                      <w:gridCol w:w="1095"/>
                      <w:tblGridChange w:id="0">
                        <w:tblGrid>
                          <w:gridCol w:w="1095"/>
                          <w:gridCol w:w="1095"/>
                          <w:gridCol w:w="1095"/>
                          <w:gridCol w:w="1095"/>
                        </w:tblGrid>
                      </w:tblGridChange>
                    </w:tblGrid>
                    <w:sdt>
                      <w:sdtPr>
                        <w:id w:val="-1797308574"/>
                        <w:tag w:val="goog_rdk_99"/>
                      </w:sdtPr>
                      <w:sdtContent>
                        <w:tr>
                          <w:trPr>
                            <w:cantSplit w:val="0"/>
                            <w:tblHeader w:val="0"/>
                            <w:ins w:author="MaryMargaret Welch" w:id="17" w:date="2025-08-18T17:31:00Z"/>
                          </w:trPr>
                          <w:tc>
                            <w:tcPr>
                              <w:shd w:fill="d0e0e3" w:val="clear"/>
                              <w:tcMar>
                                <w:top w:w="100.0" w:type="dxa"/>
                                <w:left w:w="100.0" w:type="dxa"/>
                                <w:bottom w:w="100.0" w:type="dxa"/>
                                <w:right w:w="100.0" w:type="dxa"/>
                              </w:tcMar>
                              <w:vAlign w:val="top"/>
                            </w:tcPr>
                            <w:sdt>
                              <w:sdtPr>
                                <w:id w:val="-1661525135"/>
                                <w:tag w:val="goog_rdk_102"/>
                              </w:sdtPr>
                              <w:sdtContent>
                                <w:p w:rsidR="00000000" w:rsidDel="00000000" w:rsidP="00000000" w:rsidRDefault="00000000" w:rsidRPr="00000000" w14:paraId="000000A3">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2124563257"/>
                                      <w:tag w:val="goog_rdk_100"/>
                                    </w:sdtPr>
                                    <w:sdtContent>
                                      <w:ins w:author="MaryMargaret Welch" w:id="17" w:date="2025-08-18T17:31:00Z"/>
                                      <w:sdt>
                                        <w:sdtPr>
                                          <w:id w:val="720952850"/>
                                          <w:tag w:val="goog_rdk_101"/>
                                        </w:sdtPr>
                                        <w:sdtContent>
                                          <w:ins w:author="MaryMargaret Welch" w:id="17" w:date="2025-08-18T17:31:00Z">
                                            <w:r w:rsidDel="00000000" w:rsidR="00000000" w:rsidRPr="00000000">
                                              <w:rPr>
                                                <w:rFonts w:ascii="Arial Narrow" w:cs="Arial Narrow" w:eastAsia="Arial Narrow" w:hAnsi="Arial Narrow"/>
                                                <w:rtl w:val="0"/>
                                                <w:rPrChange w:author="MaryMargaret Welch" w:id="16" w:date="2025-08-18T17:31:00Z">
                                                  <w:rPr>
                                                    <w:rFonts w:ascii="Arial Narrow" w:cs="Arial Narrow" w:eastAsia="Arial Narrow" w:hAnsi="Arial Narrow"/>
                                                    <w:color w:val="000000"/>
                                                  </w:rPr>
                                                </w:rPrChange>
                                              </w:rPr>
                                              <w:t xml:space="preserve">Activity</w:t>
                                            </w:r>
                                          </w:ins>
                                        </w:sdtContent>
                                      </w:sdt>
                                      <w:ins w:author="MaryMargaret Welch" w:id="17" w:date="2025-08-18T17:31:00Z"/>
                                    </w:sdtContent>
                                  </w:sdt>
                                </w:p>
                              </w:sdtContent>
                            </w:sdt>
                          </w:tc>
                          <w:tc>
                            <w:tcPr>
                              <w:shd w:fill="d0e0e3" w:val="clear"/>
                              <w:tcMar>
                                <w:top w:w="100.0" w:type="dxa"/>
                                <w:left w:w="100.0" w:type="dxa"/>
                                <w:bottom w:w="100.0" w:type="dxa"/>
                                <w:right w:w="100.0" w:type="dxa"/>
                              </w:tcMar>
                              <w:vAlign w:val="top"/>
                            </w:tcPr>
                            <w:sdt>
                              <w:sdtPr>
                                <w:id w:val="-1448492568"/>
                                <w:tag w:val="goog_rdk_105"/>
                              </w:sdtPr>
                              <w:sdtContent>
                                <w:p w:rsidR="00000000" w:rsidDel="00000000" w:rsidP="00000000" w:rsidRDefault="00000000" w:rsidRPr="00000000" w14:paraId="000000A4">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805639080"/>
                                      <w:tag w:val="goog_rdk_103"/>
                                    </w:sdtPr>
                                    <w:sdtContent>
                                      <w:ins w:author="MaryMargaret Welch" w:id="17" w:date="2025-08-18T17:31:00Z"/>
                                      <w:sdt>
                                        <w:sdtPr>
                                          <w:id w:val="1730648500"/>
                                          <w:tag w:val="goog_rdk_104"/>
                                        </w:sdtPr>
                                        <w:sdtContent>
                                          <w:ins w:author="MaryMargaret Welch" w:id="17" w:date="2025-08-18T17:31:00Z">
                                            <w:r w:rsidDel="00000000" w:rsidR="00000000" w:rsidRPr="00000000">
                                              <w:rPr>
                                                <w:rFonts w:ascii="Arial Narrow" w:cs="Arial Narrow" w:eastAsia="Arial Narrow" w:hAnsi="Arial Narrow"/>
                                                <w:rtl w:val="0"/>
                                                <w:rPrChange w:author="MaryMargaret Welch" w:id="16" w:date="2025-08-18T17:31:00Z">
                                                  <w:rPr>
                                                    <w:rFonts w:ascii="Arial Narrow" w:cs="Arial Narrow" w:eastAsia="Arial Narrow" w:hAnsi="Arial Narrow"/>
                                                    <w:color w:val="000000"/>
                                                  </w:rPr>
                                                </w:rPrChange>
                                              </w:rPr>
                                              <w:t xml:space="preserve">What did I observe? </w:t>
                                            </w:r>
                                          </w:ins>
                                        </w:sdtContent>
                                      </w:sdt>
                                      <w:ins w:author="MaryMargaret Welch" w:id="17" w:date="2025-08-18T17:31:00Z"/>
                                    </w:sdtContent>
                                  </w:sdt>
                                </w:p>
                              </w:sdtContent>
                            </w:sdt>
                          </w:tc>
                          <w:tc>
                            <w:tcPr>
                              <w:shd w:fill="d0e0e3" w:val="clear"/>
                              <w:tcMar>
                                <w:top w:w="100.0" w:type="dxa"/>
                                <w:left w:w="100.0" w:type="dxa"/>
                                <w:bottom w:w="100.0" w:type="dxa"/>
                                <w:right w:w="100.0" w:type="dxa"/>
                              </w:tcMar>
                              <w:vAlign w:val="top"/>
                            </w:tcPr>
                            <w:sdt>
                              <w:sdtPr>
                                <w:id w:val="-525549133"/>
                                <w:tag w:val="goog_rdk_108"/>
                              </w:sdtPr>
                              <w:sdtContent>
                                <w:p w:rsidR="00000000" w:rsidDel="00000000" w:rsidP="00000000" w:rsidRDefault="00000000" w:rsidRPr="00000000" w14:paraId="000000A5">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501902866"/>
                                      <w:tag w:val="goog_rdk_106"/>
                                    </w:sdtPr>
                                    <w:sdtContent>
                                      <w:ins w:author="MaryMargaret Welch" w:id="17" w:date="2025-08-18T17:31:00Z"/>
                                      <w:sdt>
                                        <w:sdtPr>
                                          <w:id w:val="-1997161342"/>
                                          <w:tag w:val="goog_rdk_107"/>
                                        </w:sdtPr>
                                        <w:sdtContent>
                                          <w:ins w:author="MaryMargaret Welch" w:id="17" w:date="2025-08-18T17:31:00Z">
                                            <w:r w:rsidDel="00000000" w:rsidR="00000000" w:rsidRPr="00000000">
                                              <w:rPr>
                                                <w:rFonts w:ascii="Arial Narrow" w:cs="Arial Narrow" w:eastAsia="Arial Narrow" w:hAnsi="Arial Narrow"/>
                                                <w:rtl w:val="0"/>
                                                <w:rPrChange w:author="MaryMargaret Welch" w:id="16" w:date="2025-08-18T17:31:00Z">
                                                  <w:rPr>
                                                    <w:rFonts w:ascii="Arial Narrow" w:cs="Arial Narrow" w:eastAsia="Arial Narrow" w:hAnsi="Arial Narrow"/>
                                                    <w:color w:val="000000"/>
                                                  </w:rPr>
                                                </w:rPrChange>
                                              </w:rPr>
                                              <w:t xml:space="preserve">What did I learn?</w:t>
                                            </w:r>
                                          </w:ins>
                                        </w:sdtContent>
                                      </w:sdt>
                                      <w:ins w:author="MaryMargaret Welch" w:id="17" w:date="2025-08-18T17:31:00Z"/>
                                    </w:sdtContent>
                                  </w:sdt>
                                </w:p>
                              </w:sdtContent>
                            </w:sdt>
                          </w:tc>
                          <w:tc>
                            <w:tcPr>
                              <w:shd w:fill="d0e0e3" w:val="clear"/>
                              <w:tcMar>
                                <w:top w:w="100.0" w:type="dxa"/>
                                <w:left w:w="100.0" w:type="dxa"/>
                                <w:bottom w:w="100.0" w:type="dxa"/>
                                <w:right w:w="100.0" w:type="dxa"/>
                              </w:tcMar>
                              <w:vAlign w:val="top"/>
                            </w:tcPr>
                            <w:sdt>
                              <w:sdtPr>
                                <w:id w:val="-743076415"/>
                                <w:tag w:val="goog_rdk_111"/>
                              </w:sdtPr>
                              <w:sdtContent>
                                <w:p w:rsidR="00000000" w:rsidDel="00000000" w:rsidP="00000000" w:rsidRDefault="00000000" w:rsidRPr="00000000" w14:paraId="000000A6">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237795375"/>
                                      <w:tag w:val="goog_rdk_109"/>
                                    </w:sdtPr>
                                    <w:sdtContent>
                                      <w:ins w:author="MaryMargaret Welch" w:id="17" w:date="2025-08-18T17:31:00Z"/>
                                      <w:sdt>
                                        <w:sdtPr>
                                          <w:id w:val="1275522634"/>
                                          <w:tag w:val="goog_rdk_110"/>
                                        </w:sdtPr>
                                        <w:sdtContent>
                                          <w:ins w:author="MaryMargaret Welch" w:id="17" w:date="2025-08-18T17:31:00Z">
                                            <w:r w:rsidDel="00000000" w:rsidR="00000000" w:rsidRPr="00000000">
                                              <w:rPr>
                                                <w:rFonts w:ascii="Arial Narrow" w:cs="Arial Narrow" w:eastAsia="Arial Narrow" w:hAnsi="Arial Narrow"/>
                                                <w:rtl w:val="0"/>
                                                <w:rPrChange w:author="MaryMargaret Welch" w:id="16" w:date="2025-08-18T17:31:00Z">
                                                  <w:rPr>
                                                    <w:rFonts w:ascii="Arial Narrow" w:cs="Arial Narrow" w:eastAsia="Arial Narrow" w:hAnsi="Arial Narrow"/>
                                                    <w:color w:val="000000"/>
                                                  </w:rPr>
                                                </w:rPrChange>
                                              </w:rPr>
                                              <w:t xml:space="preserve">How does this explain the phenomena?</w:t>
                                            </w:r>
                                          </w:ins>
                                        </w:sdtContent>
                                      </w:sdt>
                                      <w:ins w:author="MaryMargaret Welch" w:id="17" w:date="2025-08-18T17:31:00Z"/>
                                    </w:sdtContent>
                                  </w:sdt>
                                </w:p>
                              </w:sdtContent>
                            </w:sdt>
                          </w:tc>
                        </w:tr>
                      </w:sdtContent>
                    </w:sdt>
                    <w:sdt>
                      <w:sdtPr>
                        <w:id w:val="-1817210455"/>
                        <w:tag w:val="goog_rdk_112"/>
                      </w:sdtPr>
                      <w:sdtContent>
                        <w:tr>
                          <w:trPr>
                            <w:cantSplit w:val="0"/>
                            <w:tblHeader w:val="0"/>
                            <w:ins w:author="MaryMargaret Welch" w:id="17" w:date="2025-08-18T17:31:00Z"/>
                          </w:trPr>
                          <w:tc>
                            <w:tcPr>
                              <w:shd w:fill="auto" w:val="clear"/>
                              <w:tcMar>
                                <w:top w:w="100.0" w:type="dxa"/>
                                <w:left w:w="100.0" w:type="dxa"/>
                                <w:bottom w:w="100.0" w:type="dxa"/>
                                <w:right w:w="100.0" w:type="dxa"/>
                              </w:tcMar>
                              <w:vAlign w:val="top"/>
                            </w:tcPr>
                            <w:sdt>
                              <w:sdtPr>
                                <w:id w:val="540692583"/>
                                <w:tag w:val="goog_rdk_115"/>
                              </w:sdtPr>
                              <w:sdtContent>
                                <w:p w:rsidR="00000000" w:rsidDel="00000000" w:rsidP="00000000" w:rsidRDefault="00000000" w:rsidRPr="00000000" w14:paraId="000000A7">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586760874"/>
                                      <w:tag w:val="goog_rdk_113"/>
                                    </w:sdtPr>
                                    <w:sdtContent>
                                      <w:ins w:author="MaryMargaret Welch" w:id="17" w:date="2025-08-18T17:31:00Z"/>
                                      <w:sdt>
                                        <w:sdtPr>
                                          <w:id w:val="2135793084"/>
                                          <w:tag w:val="goog_rdk_114"/>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1712387091"/>
                                <w:tag w:val="goog_rdk_118"/>
                              </w:sdtPr>
                              <w:sdtContent>
                                <w:p w:rsidR="00000000" w:rsidDel="00000000" w:rsidP="00000000" w:rsidRDefault="00000000" w:rsidRPr="00000000" w14:paraId="000000A8">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912332674"/>
                                      <w:tag w:val="goog_rdk_116"/>
                                    </w:sdtPr>
                                    <w:sdtContent>
                                      <w:ins w:author="MaryMargaret Welch" w:id="17" w:date="2025-08-18T17:31:00Z"/>
                                      <w:sdt>
                                        <w:sdtPr>
                                          <w:id w:val="-1113349445"/>
                                          <w:tag w:val="goog_rdk_117"/>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711061083"/>
                                <w:tag w:val="goog_rdk_121"/>
                              </w:sdtPr>
                              <w:sdtContent>
                                <w:p w:rsidR="00000000" w:rsidDel="00000000" w:rsidP="00000000" w:rsidRDefault="00000000" w:rsidRPr="00000000" w14:paraId="000000A9">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630037383"/>
                                      <w:tag w:val="goog_rdk_119"/>
                                    </w:sdtPr>
                                    <w:sdtContent>
                                      <w:ins w:author="MaryMargaret Welch" w:id="17" w:date="2025-08-18T17:31:00Z"/>
                                      <w:sdt>
                                        <w:sdtPr>
                                          <w:id w:val="-2094904932"/>
                                          <w:tag w:val="goog_rdk_120"/>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1480073564"/>
                                <w:tag w:val="goog_rdk_124"/>
                              </w:sdtPr>
                              <w:sdtContent>
                                <w:p w:rsidR="00000000" w:rsidDel="00000000" w:rsidP="00000000" w:rsidRDefault="00000000" w:rsidRPr="00000000" w14:paraId="000000AA">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518898386"/>
                                      <w:tag w:val="goog_rdk_122"/>
                                    </w:sdtPr>
                                    <w:sdtContent>
                                      <w:ins w:author="MaryMargaret Welch" w:id="17" w:date="2025-08-18T17:31:00Z"/>
                                      <w:sdt>
                                        <w:sdtPr>
                                          <w:id w:val="-1578201971"/>
                                          <w:tag w:val="goog_rdk_123"/>
                                        </w:sdtPr>
                                        <w:sdtContent>
                                          <w:ins w:author="MaryMargaret Welch" w:id="17" w:date="2025-08-18T17:31:00Z">
                                            <w:r w:rsidDel="00000000" w:rsidR="00000000" w:rsidRPr="00000000">
                                              <w:rPr>
                                                <w:rtl w:val="0"/>
                                              </w:rPr>
                                            </w:r>
                                          </w:ins>
                                        </w:sdtContent>
                                      </w:sdt>
                                      <w:ins w:author="MaryMargaret Welch" w:id="17" w:date="2025-08-18T17:31:00Z"/>
                                    </w:sdtContent>
                                  </w:sdt>
                                </w:p>
                              </w:sdtContent>
                            </w:sdt>
                          </w:tc>
                        </w:tr>
                      </w:sdtContent>
                    </w:sdt>
                    <w:sdt>
                      <w:sdtPr>
                        <w:id w:val="437038422"/>
                        <w:tag w:val="goog_rdk_125"/>
                      </w:sdtPr>
                      <w:sdtContent>
                        <w:tr>
                          <w:trPr>
                            <w:cantSplit w:val="0"/>
                            <w:tblHeader w:val="0"/>
                            <w:ins w:author="MaryMargaret Welch" w:id="17" w:date="2025-08-18T17:31:00Z"/>
                          </w:trPr>
                          <w:tc>
                            <w:tcPr>
                              <w:shd w:fill="auto" w:val="clear"/>
                              <w:tcMar>
                                <w:top w:w="100.0" w:type="dxa"/>
                                <w:left w:w="100.0" w:type="dxa"/>
                                <w:bottom w:w="100.0" w:type="dxa"/>
                                <w:right w:w="100.0" w:type="dxa"/>
                              </w:tcMar>
                              <w:vAlign w:val="top"/>
                            </w:tcPr>
                            <w:sdt>
                              <w:sdtPr>
                                <w:id w:val="-1824384089"/>
                                <w:tag w:val="goog_rdk_128"/>
                              </w:sdtPr>
                              <w:sdtContent>
                                <w:p w:rsidR="00000000" w:rsidDel="00000000" w:rsidP="00000000" w:rsidRDefault="00000000" w:rsidRPr="00000000" w14:paraId="000000AB">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348072079"/>
                                      <w:tag w:val="goog_rdk_126"/>
                                    </w:sdtPr>
                                    <w:sdtContent>
                                      <w:ins w:author="MaryMargaret Welch" w:id="17" w:date="2025-08-18T17:31:00Z"/>
                                      <w:sdt>
                                        <w:sdtPr>
                                          <w:id w:val="1052481034"/>
                                          <w:tag w:val="goog_rdk_127"/>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574196653"/>
                                <w:tag w:val="goog_rdk_131"/>
                              </w:sdtPr>
                              <w:sdtContent>
                                <w:p w:rsidR="00000000" w:rsidDel="00000000" w:rsidP="00000000" w:rsidRDefault="00000000" w:rsidRPr="00000000" w14:paraId="000000AC">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796353511"/>
                                      <w:tag w:val="goog_rdk_129"/>
                                    </w:sdtPr>
                                    <w:sdtContent>
                                      <w:ins w:author="MaryMargaret Welch" w:id="17" w:date="2025-08-18T17:31:00Z"/>
                                      <w:sdt>
                                        <w:sdtPr>
                                          <w:id w:val="-1813538370"/>
                                          <w:tag w:val="goog_rdk_130"/>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263163698"/>
                                <w:tag w:val="goog_rdk_134"/>
                              </w:sdtPr>
                              <w:sdtContent>
                                <w:p w:rsidR="00000000" w:rsidDel="00000000" w:rsidP="00000000" w:rsidRDefault="00000000" w:rsidRPr="00000000" w14:paraId="000000AD">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240344059"/>
                                      <w:tag w:val="goog_rdk_132"/>
                                    </w:sdtPr>
                                    <w:sdtContent>
                                      <w:ins w:author="MaryMargaret Welch" w:id="17" w:date="2025-08-18T17:31:00Z"/>
                                      <w:sdt>
                                        <w:sdtPr>
                                          <w:id w:val="382124615"/>
                                          <w:tag w:val="goog_rdk_133"/>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47535957"/>
                                <w:tag w:val="goog_rdk_137"/>
                              </w:sdtPr>
                              <w:sdtContent>
                                <w:p w:rsidR="00000000" w:rsidDel="00000000" w:rsidP="00000000" w:rsidRDefault="00000000" w:rsidRPr="00000000" w14:paraId="000000AE">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2028111073"/>
                                      <w:tag w:val="goog_rdk_135"/>
                                    </w:sdtPr>
                                    <w:sdtContent>
                                      <w:ins w:author="MaryMargaret Welch" w:id="17" w:date="2025-08-18T17:31:00Z"/>
                                      <w:sdt>
                                        <w:sdtPr>
                                          <w:id w:val="2076005799"/>
                                          <w:tag w:val="goog_rdk_136"/>
                                        </w:sdtPr>
                                        <w:sdtContent>
                                          <w:ins w:author="MaryMargaret Welch" w:id="17" w:date="2025-08-18T17:31:00Z">
                                            <w:r w:rsidDel="00000000" w:rsidR="00000000" w:rsidRPr="00000000">
                                              <w:rPr>
                                                <w:rtl w:val="0"/>
                                              </w:rPr>
                                            </w:r>
                                          </w:ins>
                                        </w:sdtContent>
                                      </w:sdt>
                                      <w:ins w:author="MaryMargaret Welch" w:id="17" w:date="2025-08-18T17:31:00Z"/>
                                    </w:sdtContent>
                                  </w:sdt>
                                </w:p>
                              </w:sdtContent>
                            </w:sdt>
                          </w:tc>
                        </w:tr>
                      </w:sdtContent>
                    </w:sdt>
                    <w:sdt>
                      <w:sdtPr>
                        <w:id w:val="-1669150716"/>
                        <w:tag w:val="goog_rdk_138"/>
                      </w:sdtPr>
                      <w:sdtContent>
                        <w:tr>
                          <w:trPr>
                            <w:cantSplit w:val="0"/>
                            <w:tblHeader w:val="0"/>
                            <w:ins w:author="MaryMargaret Welch" w:id="17" w:date="2025-08-18T17:31:00Z"/>
                          </w:trPr>
                          <w:tc>
                            <w:tcPr>
                              <w:shd w:fill="auto" w:val="clear"/>
                              <w:tcMar>
                                <w:top w:w="100.0" w:type="dxa"/>
                                <w:left w:w="100.0" w:type="dxa"/>
                                <w:bottom w:w="100.0" w:type="dxa"/>
                                <w:right w:w="100.0" w:type="dxa"/>
                              </w:tcMar>
                              <w:vAlign w:val="top"/>
                            </w:tcPr>
                            <w:sdt>
                              <w:sdtPr>
                                <w:id w:val="946041176"/>
                                <w:tag w:val="goog_rdk_141"/>
                              </w:sdtPr>
                              <w:sdtContent>
                                <w:p w:rsidR="00000000" w:rsidDel="00000000" w:rsidP="00000000" w:rsidRDefault="00000000" w:rsidRPr="00000000" w14:paraId="000000AF">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929031722"/>
                                      <w:tag w:val="goog_rdk_139"/>
                                    </w:sdtPr>
                                    <w:sdtContent>
                                      <w:ins w:author="MaryMargaret Welch" w:id="17" w:date="2025-08-18T17:31:00Z"/>
                                      <w:sdt>
                                        <w:sdtPr>
                                          <w:id w:val="-1224011775"/>
                                          <w:tag w:val="goog_rdk_140"/>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688676600"/>
                                <w:tag w:val="goog_rdk_144"/>
                              </w:sdtPr>
                              <w:sdtContent>
                                <w:p w:rsidR="00000000" w:rsidDel="00000000" w:rsidP="00000000" w:rsidRDefault="00000000" w:rsidRPr="00000000" w14:paraId="000000B0">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894381929"/>
                                      <w:tag w:val="goog_rdk_142"/>
                                    </w:sdtPr>
                                    <w:sdtContent>
                                      <w:ins w:author="MaryMargaret Welch" w:id="17" w:date="2025-08-18T17:31:00Z"/>
                                      <w:sdt>
                                        <w:sdtPr>
                                          <w:id w:val="-882982020"/>
                                          <w:tag w:val="goog_rdk_143"/>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1962779122"/>
                                <w:tag w:val="goog_rdk_147"/>
                              </w:sdtPr>
                              <w:sdtContent>
                                <w:p w:rsidR="00000000" w:rsidDel="00000000" w:rsidP="00000000" w:rsidRDefault="00000000" w:rsidRPr="00000000" w14:paraId="000000B1">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594065744"/>
                                      <w:tag w:val="goog_rdk_145"/>
                                    </w:sdtPr>
                                    <w:sdtContent>
                                      <w:ins w:author="MaryMargaret Welch" w:id="17" w:date="2025-08-18T17:31:00Z"/>
                                      <w:sdt>
                                        <w:sdtPr>
                                          <w:id w:val="1480585067"/>
                                          <w:tag w:val="goog_rdk_146"/>
                                        </w:sdtPr>
                                        <w:sdtContent>
                                          <w:ins w:author="MaryMargaret Welch" w:id="17" w:date="2025-08-18T17:31:00Z">
                                            <w:r w:rsidDel="00000000" w:rsidR="00000000" w:rsidRPr="00000000">
                                              <w:rPr>
                                                <w:rtl w:val="0"/>
                                              </w:rPr>
                                            </w:r>
                                          </w:ins>
                                        </w:sdtContent>
                                      </w:sdt>
                                      <w:ins w:author="MaryMargaret Welch" w:id="17" w:date="2025-08-18T17:31:00Z"/>
                                    </w:sdtContent>
                                  </w:sdt>
                                </w:p>
                              </w:sdtContent>
                            </w:sdt>
                          </w:tc>
                          <w:tc>
                            <w:tcPr>
                              <w:shd w:fill="auto" w:val="clear"/>
                              <w:tcMar>
                                <w:top w:w="100.0" w:type="dxa"/>
                                <w:left w:w="100.0" w:type="dxa"/>
                                <w:bottom w:w="100.0" w:type="dxa"/>
                                <w:right w:w="100.0" w:type="dxa"/>
                              </w:tcMar>
                              <w:vAlign w:val="top"/>
                            </w:tcPr>
                            <w:sdt>
                              <w:sdtPr>
                                <w:id w:val="994753740"/>
                                <w:tag w:val="goog_rdk_150"/>
                              </w:sdtPr>
                              <w:sdtContent>
                                <w:p w:rsidR="00000000" w:rsidDel="00000000" w:rsidP="00000000" w:rsidRDefault="00000000" w:rsidRPr="00000000" w14:paraId="000000B2">
                                  <w:pP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1012709616"/>
                                      <w:tag w:val="goog_rdk_148"/>
                                    </w:sdtPr>
                                    <w:sdtContent>
                                      <w:ins w:author="MaryMargaret Welch" w:id="17" w:date="2025-08-18T17:31:00Z"/>
                                      <w:sdt>
                                        <w:sdtPr>
                                          <w:id w:val="810692923"/>
                                          <w:tag w:val="goog_rdk_149"/>
                                        </w:sdtPr>
                                        <w:sdtContent>
                                          <w:ins w:author="MaryMargaret Welch" w:id="17" w:date="2025-08-18T17:31:00Z">
                                            <w:r w:rsidDel="00000000" w:rsidR="00000000" w:rsidRPr="00000000">
                                              <w:rPr>
                                                <w:rtl w:val="0"/>
                                              </w:rPr>
                                            </w:r>
                                          </w:ins>
                                        </w:sdtContent>
                                      </w:sdt>
                                      <w:ins w:author="MaryMargaret Welch" w:id="17" w:date="2025-08-18T17:31:00Z"/>
                                    </w:sdtContent>
                                  </w:sdt>
                                </w:p>
                              </w:sdtContent>
                            </w:sdt>
                          </w:tc>
                        </w:tr>
                      </w:sdtContent>
                    </w:sdt>
                  </w:tbl>
                </w:sdtContent>
              </w:sdt>
              <w:sdt>
                <w:sdtPr>
                  <w:id w:val="-1707814551"/>
                  <w:tag w:val="goog_rdk_154"/>
                </w:sdtPr>
                <w:sdtContent>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rPr>
                        <w:ins w:author="MaryMargaret Welch" w:id="17" w:date="2025-08-18T17:31:00Z"/>
                        <w:rFonts w:ascii="Arial Narrow" w:cs="Arial Narrow" w:eastAsia="Arial Narrow" w:hAnsi="Arial Narrow"/>
                        <w:rPrChange w:author="MaryMargaret Welch" w:id="16" w:date="2025-08-18T17:31:00Z">
                          <w:rPr>
                            <w:rFonts w:ascii="Arial Narrow" w:cs="Arial Narrow" w:eastAsia="Arial Narrow" w:hAnsi="Arial Narrow"/>
                            <w:color w:val="000000"/>
                          </w:rPr>
                        </w:rPrChange>
                      </w:rPr>
                    </w:pPr>
                    <w:sdt>
                      <w:sdtPr>
                        <w:id w:val="-423328196"/>
                        <w:tag w:val="goog_rdk_152"/>
                      </w:sdtPr>
                      <w:sdtContent>
                        <w:ins w:author="MaryMargaret Welch" w:id="17" w:date="2025-08-18T17:31:00Z"/>
                        <w:sdt>
                          <w:sdtPr>
                            <w:id w:val="1488650837"/>
                            <w:tag w:val="goog_rdk_153"/>
                          </w:sdtPr>
                          <w:sdtContent>
                            <w:ins w:author="MaryMargaret Welch" w:id="17" w:date="2025-08-18T17:31:00Z">
                              <w:r w:rsidDel="00000000" w:rsidR="00000000" w:rsidRPr="00000000">
                                <w:rPr>
                                  <w:rtl w:val="0"/>
                                </w:rPr>
                              </w:r>
                            </w:ins>
                          </w:sdtContent>
                        </w:sdt>
                        <w:ins w:author="MaryMargaret Welch" w:id="17" w:date="2025-08-18T17:31:00Z"/>
                      </w:sdtContent>
                    </w:sdt>
                  </w:p>
                </w:sdtContent>
              </w:sdt>
              <w:sdt>
                <w:sdtPr>
                  <w:id w:val="-511271921"/>
                  <w:tag w:val="goog_rdk_156"/>
                </w:sdtPr>
                <w:sdtContent>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Change w:author="MaryMargaret Welch" w:id="16" w:date="2025-08-18T17:31:00Z">
                          <w:rPr>
                            <w:rFonts w:ascii="Arial Narrow" w:cs="Arial Narrow" w:eastAsia="Arial Narrow" w:hAnsi="Arial Narrow"/>
                          </w:rPr>
                        </w:rPrChange>
                      </w:rPr>
                    </w:pPr>
                    <w:sdt>
                      <w:sdtPr>
                        <w:id w:val="-183636326"/>
                        <w:tag w:val="goog_rdk_155"/>
                      </w:sdtPr>
                      <w:sdtContent>
                        <w:r w:rsidDel="00000000" w:rsidR="00000000" w:rsidRPr="00000000">
                          <w:rPr>
                            <w:rtl w:val="0"/>
                          </w:rPr>
                        </w:r>
                      </w:sdtContent>
                    </w:sdt>
                  </w:p>
                </w:sdtContent>
              </w:sdt>
            </w:tc>
          </w:sdtContent>
        </w:sdt>
        <w:sdt>
          <w:sdtPr>
            <w:id w:val="-85910269"/>
            <w:tag w:val="goog_rdk_157"/>
          </w:sdtPr>
          <w:sdtContent>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Change w:author="MaryMargaret Welch" w:id="16" w:date="2025-08-18T17:31:00Z">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tcPrChange>
              </w:tcPr>
              <w:sdt>
                <w:sdtPr>
                  <w:id w:val="-800372611"/>
                  <w:tag w:val="goog_rdk_160"/>
                </w:sdtPr>
                <w:sdtContent>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ins w:author="MaryMargaret Welch" w:id="18" w:date="2025-08-18T17:32:11Z"/>
                        <w:rFonts w:ascii="Arial Narrow" w:cs="Arial Narrow" w:eastAsia="Arial Narrow" w:hAnsi="Arial Narrow"/>
                      </w:rPr>
                    </w:pPr>
                    <w:sdt>
                      <w:sdtPr>
                        <w:id w:val="-651803748"/>
                        <w:tag w:val="goog_rdk_159"/>
                      </w:sdtPr>
                      <w:sdtContent>
                        <w:ins w:author="MaryMargaret Welch" w:id="18" w:date="2025-08-18T17:32:11Z">
                          <w:r w:rsidDel="00000000" w:rsidR="00000000" w:rsidRPr="00000000">
                            <w:rPr>
                              <w:rtl w:val="0"/>
                            </w:rPr>
                          </w:r>
                        </w:ins>
                      </w:sdtContent>
                    </w:sdt>
                  </w:p>
                </w:sdtContent>
              </w:sdt>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sdtContent>
        </w:sdt>
        <w:sdt>
          <w:sdtPr>
            <w:id w:val="-1874017878"/>
            <w:tag w:val="goog_rdk_161"/>
          </w:sdtPr>
          <w:sdtContent>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Change w:author="MaryMargaret Welch" w:id="16" w:date="2025-08-18T17:31:00Z">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tcPrChange>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sdtContent>
        </w:sdt>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8">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sdt>
              <w:sdtPr>
                <w:id w:val="899317490"/>
                <w:tag w:val="goog_rdk_163"/>
              </w:sdtPr>
              <w:sdtContent>
                <w:del w:author="MaryMargaret Welch" w:id="19" w:date="2025-08-18T17:31:53Z">
                  <w:r w:rsidDel="00000000" w:rsidR="00000000" w:rsidRPr="00000000">
                    <w:rPr>
                      <w:rFonts w:ascii="Arial Narrow" w:cs="Arial Narrow" w:eastAsia="Arial Narrow" w:hAnsi="Arial Narrow"/>
                      <w:b w:val="1"/>
                      <w:color w:val="000000"/>
                      <w:rtl w:val="0"/>
                    </w:rPr>
                    <w:delText xml:space="preserve">FINAL EXPLANATION</w:delText>
                  </w:r>
                  <w:r w:rsidDel="00000000" w:rsidR="00000000" w:rsidRPr="00000000">
                    <w:rPr>
                      <w:rFonts w:ascii="Arial Narrow" w:cs="Arial Narrow" w:eastAsia="Arial Narrow" w:hAnsi="Arial Narrow"/>
                      <w:color w:val="000000"/>
                      <w:rtl w:val="0"/>
                    </w:rPr>
                    <w:delText xml:space="preserve">: </w:delText>
                  </w:r>
                </w:del>
              </w:sdtContent>
            </w:sdt>
            <w:r w:rsidDel="00000000" w:rsidR="00000000" w:rsidRPr="00000000">
              <w:rPr>
                <w:rtl w:val="0"/>
              </w:rPr>
            </w:r>
          </w:p>
          <w:sdt>
            <w:sdtPr>
              <w:id w:val="790975977"/>
              <w:tag w:val="goog_rdk_168"/>
            </w:sdtPr>
            <w:sdtContent>
              <w:p w:rsidR="00000000" w:rsidDel="00000000" w:rsidP="00000000" w:rsidRDefault="00000000" w:rsidRPr="00000000" w14:paraId="000000B9">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ins w:author="MaryMargaret Welch" w:id="20" w:date="2025-08-18T17:31:35Z"/>
                    <w:rFonts w:ascii="Arial Narrow" w:cs="Arial Narrow" w:eastAsia="Arial Narrow" w:hAnsi="Arial Narrow"/>
                    <w:sz w:val="18"/>
                    <w:szCs w:val="18"/>
                  </w:rPr>
                </w:pPr>
                <w:sdt>
                  <w:sdtPr>
                    <w:id w:val="76289545"/>
                    <w:tag w:val="goog_rdk_165"/>
                  </w:sdtPr>
                  <w:sdtContent>
                    <w:ins w:author="MaryMargaret Welch" w:id="20" w:date="2025-08-18T17:31:35Z"/>
                    <w:sdt>
                      <w:sdtPr>
                        <w:id w:val="-333635515"/>
                        <w:tag w:val="goog_rdk_166"/>
                      </w:sdtPr>
                      <w:sdtContent>
                        <w:ins w:author="MaryMargaret Welch" w:id="20" w:date="2025-08-18T17:31:35Z">
                          <w:r w:rsidDel="00000000" w:rsidR="00000000" w:rsidRPr="00000000">
                            <w:rPr>
                              <w:rFonts w:ascii="Arial Narrow" w:cs="Arial Narrow" w:eastAsia="Arial Narrow" w:hAnsi="Arial Narrow"/>
                              <w:b w:val="1"/>
                              <w:rtl w:val="0"/>
                              <w:rPrChange w:author="MaryMargaret Welch" w:id="21" w:date="2025-08-18T17:31:35Z">
                                <w:rPr>
                                  <w:rFonts w:ascii="Arial Narrow" w:cs="Arial Narrow" w:eastAsia="Arial Narrow" w:hAnsi="Arial Narrow"/>
                                  <w:color w:val="000000"/>
                                </w:rPr>
                              </w:rPrChange>
                            </w:rPr>
                            <w:t xml:space="preserve">FINAL EXPLANATION</w:t>
                          </w:r>
                        </w:ins>
                      </w:sdtContent>
                    </w:sdt>
                    <w:ins w:author="MaryMargaret Welch" w:id="20" w:date="2025-08-18T17:31:35Z">
                      <w:sdt>
                        <w:sdtPr>
                          <w:id w:val="2011929522"/>
                          <w:tag w:val="goog_rdk_167"/>
                        </w:sdtPr>
                        <w:sdtContent>
                          <w:r w:rsidDel="00000000" w:rsidR="00000000" w:rsidRPr="00000000">
                            <w:rPr>
                              <w:rFonts w:ascii="Arial Narrow" w:cs="Arial Narrow" w:eastAsia="Arial Narrow" w:hAnsi="Arial Narrow"/>
                              <w:rtl w:val="0"/>
                              <w:rPrChange w:author="MaryMargaret Welch" w:id="21" w:date="2025-08-18T17:31:35Z">
                                <w:rPr>
                                  <w:rFonts w:ascii="Arial Narrow" w:cs="Arial Narrow" w:eastAsia="Arial Narrow" w:hAnsi="Arial Narrow"/>
                                  <w:color w:val="000000"/>
                                </w:rPr>
                              </w:rPrChange>
                            </w:rPr>
                            <w:t xml:space="preserve">: </w:t>
                          </w:r>
                        </w:sdtContent>
                      </w:sdt>
                    </w:ins>
                  </w:sdtContent>
                </w:sdt>
              </w:p>
            </w:sdtContent>
          </w:sdt>
          <w:sdt>
            <w:sdtPr>
              <w:id w:val="-860553437"/>
              <w:tag w:val="goog_rdk_171"/>
            </w:sdtPr>
            <w:sdtContent>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ins w:author="MaryMargaret Welch" w:id="20" w:date="2025-08-18T17:31:35Z"/>
                    <w:rFonts w:ascii="Arial Narrow" w:cs="Arial Narrow" w:eastAsia="Arial Narrow" w:hAnsi="Arial Narrow"/>
                    <w:rPrChange w:author="MaryMargaret Welch" w:id="21" w:date="2025-08-18T17:31:35Z">
                      <w:rPr>
                        <w:rFonts w:ascii="Arial Narrow" w:cs="Arial Narrow" w:eastAsia="Arial Narrow" w:hAnsi="Arial Narrow"/>
                        <w:color w:val="000000"/>
                      </w:rPr>
                    </w:rPrChange>
                  </w:rPr>
                </w:pPr>
                <w:sdt>
                  <w:sdtPr>
                    <w:id w:val="1028142877"/>
                    <w:tag w:val="goog_rdk_169"/>
                  </w:sdtPr>
                  <w:sdtContent>
                    <w:ins w:author="MaryMargaret Welch" w:id="20" w:date="2025-08-18T17:31:35Z"/>
                    <w:sdt>
                      <w:sdtPr>
                        <w:id w:val="185070155"/>
                        <w:tag w:val="goog_rdk_170"/>
                      </w:sdtPr>
                      <w:sdtContent>
                        <w:ins w:author="MaryMargaret Welch" w:id="20" w:date="2025-08-18T17:31:35Z">
                          <w:r w:rsidDel="00000000" w:rsidR="00000000" w:rsidRPr="00000000">
                            <w:rPr>
                              <w:rFonts w:ascii="Arial Narrow" w:cs="Arial Narrow" w:eastAsia="Arial Narrow" w:hAnsi="Arial Narrow"/>
                              <w:rtl w:val="0"/>
                              <w:rPrChange w:author="MaryMargaret Welch" w:id="21" w:date="2025-08-18T17:31:35Z">
                                <w:rPr>
                                  <w:rFonts w:ascii="Arial Narrow" w:cs="Arial Narrow" w:eastAsia="Arial Narrow" w:hAnsi="Arial Narrow"/>
                                  <w:color w:val="000000"/>
                                </w:rPr>
                              </w:rPrChange>
                            </w:rPr>
                            <w:t xml:space="preserve">What will students be able to explain when they are finished with the Unit/Chapter?</w:t>
                          </w:r>
                        </w:ins>
                      </w:sdtContent>
                    </w:sdt>
                    <w:ins w:author="MaryMargaret Welch" w:id="20" w:date="2025-08-18T17:31:35Z"/>
                  </w:sdtContent>
                </w:sdt>
              </w:p>
            </w:sdtContent>
          </w:sdt>
          <w:sdt>
            <w:sdtPr>
              <w:id w:val="-1169944397"/>
              <w:tag w:val="goog_rdk_174"/>
            </w:sdtPr>
            <w:sdtContent>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ins w:author="MaryMargaret Welch" w:id="20" w:date="2025-08-18T17:31:35Z"/>
                    <w:rFonts w:ascii="Arial Narrow" w:cs="Arial Narrow" w:eastAsia="Arial Narrow" w:hAnsi="Arial Narrow"/>
                    <w:sz w:val="15"/>
                    <w:szCs w:val="15"/>
                    <w:rPrChange w:author="MaryMargaret Welch" w:id="21" w:date="2025-08-18T17:31:35Z">
                      <w:rPr>
                        <w:rFonts w:ascii="Arial Narrow" w:cs="Arial Narrow" w:eastAsia="Arial Narrow" w:hAnsi="Arial Narrow"/>
                        <w:color w:val="000000"/>
                      </w:rPr>
                    </w:rPrChange>
                  </w:rPr>
                </w:pPr>
                <w:sdt>
                  <w:sdtPr>
                    <w:id w:val="-144464957"/>
                    <w:tag w:val="goog_rdk_172"/>
                  </w:sdtPr>
                  <w:sdtContent>
                    <w:ins w:author="MaryMargaret Welch" w:id="20" w:date="2025-08-18T17:31:35Z"/>
                    <w:sdt>
                      <w:sdtPr>
                        <w:id w:val="-1105614267"/>
                        <w:tag w:val="goog_rdk_173"/>
                      </w:sdtPr>
                      <w:sdtContent>
                        <w:ins w:author="MaryMargaret Welch" w:id="20" w:date="2025-08-18T17:31:35Z">
                          <w:r w:rsidDel="00000000" w:rsidR="00000000" w:rsidRPr="00000000">
                            <w:rPr>
                              <w:rtl w:val="0"/>
                            </w:rPr>
                          </w:r>
                        </w:ins>
                      </w:sdtContent>
                    </w:sdt>
                    <w:ins w:author="MaryMargaret Welch" w:id="20" w:date="2025-08-18T17:31:35Z"/>
                  </w:sdtContent>
                </w:sdt>
              </w:p>
            </w:sdtContent>
          </w:sdt>
          <w:sdt>
            <w:sdtPr>
              <w:id w:val="112667704"/>
              <w:tag w:val="goog_rdk_177"/>
            </w:sdtPr>
            <w:sdtContent>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ins w:author="MaryMargaret Welch" w:id="20" w:date="2025-08-18T17:31:35Z"/>
                    <w:rFonts w:ascii="Arial Narrow" w:cs="Arial Narrow" w:eastAsia="Arial Narrow" w:hAnsi="Arial Narrow"/>
                    <w:rPrChange w:author="MaryMargaret Welch" w:id="21" w:date="2025-08-18T17:31:35Z">
                      <w:rPr>
                        <w:rFonts w:ascii="Arial Narrow" w:cs="Arial Narrow" w:eastAsia="Arial Narrow" w:hAnsi="Arial Narrow"/>
                        <w:color w:val="000000"/>
                      </w:rPr>
                    </w:rPrChange>
                  </w:rPr>
                </w:pPr>
                <w:sdt>
                  <w:sdtPr>
                    <w:id w:val="876204708"/>
                    <w:tag w:val="goog_rdk_175"/>
                  </w:sdtPr>
                  <w:sdtContent>
                    <w:ins w:author="MaryMargaret Welch" w:id="20" w:date="2025-08-18T17:31:35Z"/>
                    <w:sdt>
                      <w:sdtPr>
                        <w:id w:val="1181325848"/>
                        <w:tag w:val="goog_rdk_176"/>
                      </w:sdtPr>
                      <w:sdtContent>
                        <w:ins w:author="MaryMargaret Welch" w:id="20" w:date="2025-08-18T17:31:35Z">
                          <w:r w:rsidDel="00000000" w:rsidR="00000000" w:rsidRPr="00000000">
                            <w:rPr>
                              <w:rFonts w:ascii="Arial Narrow" w:cs="Arial Narrow" w:eastAsia="Arial Narrow" w:hAnsi="Arial Narrow"/>
                              <w:rtl w:val="0"/>
                              <w:rPrChange w:author="MaryMargaret Welch" w:id="21" w:date="2025-08-18T17:31:35Z">
                                <w:rPr>
                                  <w:rFonts w:ascii="Arial Narrow" w:cs="Arial Narrow" w:eastAsia="Arial Narrow" w:hAnsi="Arial Narrow"/>
                                  <w:color w:val="000000"/>
                                </w:rPr>
                              </w:rPrChange>
                            </w:rPr>
                            <w:t xml:space="preserve">Expectation for the final explanation: (citing evidence gathered that helps explain the scientific principles for this chapter/unit)?</w:t>
                          </w:r>
                        </w:ins>
                      </w:sdtContent>
                    </w:sdt>
                    <w:ins w:author="MaryMargaret Welch" w:id="20" w:date="2025-08-18T17:31:35Z"/>
                  </w:sdtContent>
                </w:sdt>
              </w:p>
            </w:sdtContent>
          </w:sdt>
          <w:sdt>
            <w:sdtPr>
              <w:id w:val="5098447"/>
              <w:tag w:val="goog_rdk_180"/>
            </w:sdtPr>
            <w:sdtContent>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ins w:author="MaryMargaret Welch" w:id="20" w:date="2025-08-18T17:31:35Z"/>
                    <w:rFonts w:ascii="Arial Narrow" w:cs="Arial Narrow" w:eastAsia="Arial Narrow" w:hAnsi="Arial Narrow"/>
                    <w:rPrChange w:author="MaryMargaret Welch" w:id="21" w:date="2025-08-18T17:31:35Z">
                      <w:rPr>
                        <w:rFonts w:ascii="Arial Narrow" w:cs="Arial Narrow" w:eastAsia="Arial Narrow" w:hAnsi="Arial Narrow"/>
                        <w:color w:val="000000"/>
                      </w:rPr>
                    </w:rPrChange>
                  </w:rPr>
                </w:pPr>
                <w:sdt>
                  <w:sdtPr>
                    <w:id w:val="1318126360"/>
                    <w:tag w:val="goog_rdk_178"/>
                  </w:sdtPr>
                  <w:sdtContent>
                    <w:ins w:author="MaryMargaret Welch" w:id="20" w:date="2025-08-18T17:31:35Z"/>
                    <w:sdt>
                      <w:sdtPr>
                        <w:id w:val="1816933371"/>
                        <w:tag w:val="goog_rdk_179"/>
                      </w:sdtPr>
                      <w:sdtContent>
                        <w:ins w:author="MaryMargaret Welch" w:id="20" w:date="2025-08-18T17:31:35Z">
                          <w:r w:rsidDel="00000000" w:rsidR="00000000" w:rsidRPr="00000000">
                            <w:rPr>
                              <w:rtl w:val="0"/>
                            </w:rPr>
                          </w:r>
                        </w:ins>
                      </w:sdtContent>
                    </w:sdt>
                    <w:ins w:author="MaryMargaret Welch" w:id="20" w:date="2025-08-18T17:31:35Z"/>
                  </w:sdtContent>
                </w:sdt>
              </w:p>
            </w:sdtContent>
          </w:sdt>
          <w:sdt>
            <w:sdtPr>
              <w:id w:val="170100504"/>
              <w:tag w:val="goog_rdk_183"/>
            </w:sdtPr>
            <w:sdtContent>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ins w:author="MaryMargaret Welch" w:id="20" w:date="2025-08-18T17:31:35Z"/>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rPr>
                    </w:rPrChange>
                  </w:rPr>
                </w:pPr>
                <w:sdt>
                  <w:sdtPr>
                    <w:id w:val="325373937"/>
                    <w:tag w:val="goog_rdk_181"/>
                  </w:sdtPr>
                  <w:sdtContent>
                    <w:ins w:author="MaryMargaret Welch" w:id="20" w:date="2025-08-18T17:31:35Z"/>
                    <w:sdt>
                      <w:sdtPr>
                        <w:id w:val="-1425046720"/>
                        <w:tag w:val="goog_rdk_182"/>
                      </w:sdtPr>
                      <w:sdtContent>
                        <w:ins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t xml:space="preserve">Write out the final explanation here.  </w:t>
                          </w:r>
                        </w:ins>
                      </w:sdtContent>
                    </w:sdt>
                    <w:ins w:author="MaryMargaret Welch" w:id="20" w:date="2025-08-18T17:31:35Z"/>
                  </w:sdtContent>
                </w:sdt>
              </w:p>
            </w:sdtContent>
          </w:sdt>
          <w:sdt>
            <w:sdtPr>
              <w:id w:val="-591674581"/>
              <w:tag w:val="goog_rdk_188"/>
            </w:sdtPr>
            <w:sdtContent>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del w:author="MaryMargaret Welch" w:id="20" w:date="2025-08-18T17:31:35Z"/>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rPr>
                    </w:rPrChange>
                  </w:rPr>
                </w:pPr>
                <w:sdt>
                  <w:sdtPr>
                    <w:id w:val="278415495"/>
                    <w:tag w:val="goog_rdk_184"/>
                  </w:sdtPr>
                  <w:sdtContent>
                    <w:ins w:author="MaryMargaret Welch" w:id="20" w:date="2025-08-18T17:31:35Z"/>
                    <w:sdt>
                      <w:sdtPr>
                        <w:id w:val="-1661192266"/>
                        <w:tag w:val="goog_rdk_185"/>
                      </w:sdtPr>
                      <w:sdtContent>
                        <w:ins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t xml:space="preserve">Uses scientifically accurate and grade- appropriate scientific information to explain the phenomena </w:t>
                          </w:r>
                        </w:ins>
                      </w:sdtContent>
                    </w:sdt>
                    <w:ins w:author="MaryMargaret Welch" w:id="20" w:date="2025-08-18T17:31:35Z"/>
                  </w:sdtContent>
                </w:sdt>
                <w:sdt>
                  <w:sdtPr>
                    <w:id w:val="1202920379"/>
                    <w:tag w:val="goog_rdk_186"/>
                  </w:sdtPr>
                  <w:sdtContent>
                    <w:del w:author="MaryMargaret Welch" w:id="20" w:date="2025-08-18T17:31:35Z"/>
                    <w:sdt>
                      <w:sdtPr>
                        <w:id w:val="-773495381"/>
                        <w:tag w:val="goog_rdk_187"/>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delText xml:space="preserve">What will students be able to explain when they are finished with the Unit/Chapter?</w:delText>
                          </w:r>
                        </w:del>
                      </w:sdtContent>
                    </w:sdt>
                    <w:del w:author="MaryMargaret Welch" w:id="20" w:date="2025-08-18T17:31:35Z"/>
                  </w:sdtContent>
                </w:sdt>
              </w:p>
            </w:sdtContent>
          </w:sdt>
          <w:sdt>
            <w:sdtPr>
              <w:id w:val="498435442"/>
              <w:tag w:val="goog_rdk_191"/>
            </w:sdtPr>
            <w:sdtContent>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del w:author="MaryMargaret Welch" w:id="20" w:date="2025-08-18T17:31:35Z"/>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sz w:val="15"/>
                        <w:szCs w:val="15"/>
                      </w:rPr>
                    </w:rPrChange>
                  </w:rPr>
                </w:pPr>
                <w:sdt>
                  <w:sdtPr>
                    <w:id w:val="618552779"/>
                    <w:tag w:val="goog_rdk_189"/>
                  </w:sdtPr>
                  <w:sdtContent>
                    <w:del w:author="MaryMargaret Welch" w:id="20" w:date="2025-08-18T17:31:35Z"/>
                    <w:sdt>
                      <w:sdtPr>
                        <w:id w:val="-1842526705"/>
                        <w:tag w:val="goog_rdk_190"/>
                      </w:sdtPr>
                      <w:sdtContent>
                        <w:del w:author="MaryMargaret Welch" w:id="20" w:date="2025-08-18T17:31:35Z">
                          <w:r w:rsidDel="00000000" w:rsidR="00000000" w:rsidRPr="00000000">
                            <w:rPr>
                              <w:rtl w:val="0"/>
                            </w:rPr>
                          </w:r>
                        </w:del>
                      </w:sdtContent>
                    </w:sdt>
                    <w:del w:author="MaryMargaret Welch" w:id="20" w:date="2025-08-18T17:31:35Z"/>
                  </w:sdtContent>
                </w:sdt>
              </w:p>
            </w:sdtContent>
          </w:sdt>
          <w:sdt>
            <w:sdtPr>
              <w:id w:val="490014743"/>
              <w:tag w:val="goog_rdk_194"/>
            </w:sdtPr>
            <w:sdtContent>
              <w:p w:rsidR="00000000" w:rsidDel="00000000" w:rsidP="00000000" w:rsidRDefault="00000000" w:rsidRPr="00000000" w14:paraId="000000C1">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hanging="360"/>
                  <w:rPr>
                    <w:del w:author="MaryMargaret Welch" w:id="20" w:date="2025-08-18T17:31:35Z"/>
                    <w:rFonts w:ascii="Arial Narrow" w:cs="Arial Narrow" w:eastAsia="Arial Narrow" w:hAnsi="Arial Narrow"/>
                    <w:color w:val="000000"/>
                  </w:rPr>
                </w:pPr>
                <w:sdt>
                  <w:sdtPr>
                    <w:id w:val="-1472832913"/>
                    <w:tag w:val="goog_rdk_192"/>
                  </w:sdtPr>
                  <w:sdtContent>
                    <w:del w:author="MaryMargaret Welch" w:id="20" w:date="2025-08-18T17:31:35Z"/>
                    <w:sdt>
                      <w:sdtPr>
                        <w:id w:val="1781878848"/>
                        <w:tag w:val="goog_rdk_193"/>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delText xml:space="preserve">Do the students have enough information/evidence to fully show their knowledge of this topic?</w:delText>
                          </w:r>
                        </w:del>
                      </w:sdtContent>
                    </w:sdt>
                    <w:del w:author="MaryMargaret Welch" w:id="20" w:date="2025-08-18T17:31:35Z"/>
                  </w:sdtContent>
                </w:sdt>
              </w:p>
            </w:sdtContent>
          </w:sdt>
          <w:sdt>
            <w:sdtPr>
              <w:id w:val="-1234481944"/>
              <w:tag w:val="goog_rdk_197"/>
            </w:sdtPr>
            <w:sdtContent>
              <w:p w:rsidR="00000000" w:rsidDel="00000000" w:rsidP="00000000" w:rsidRDefault="00000000" w:rsidRPr="00000000" w14:paraId="000000C2">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hanging="360"/>
                  <w:rPr>
                    <w:del w:author="MaryMargaret Welch" w:id="20" w:date="2025-08-18T17:31:35Z"/>
                    <w:rFonts w:ascii="Arial Narrow" w:cs="Arial Narrow" w:eastAsia="Arial Narrow" w:hAnsi="Arial Narrow"/>
                    <w:color w:val="000000"/>
                  </w:rPr>
                </w:pPr>
                <w:sdt>
                  <w:sdtPr>
                    <w:id w:val="-2146958394"/>
                    <w:tag w:val="goog_rdk_195"/>
                  </w:sdtPr>
                  <w:sdtContent>
                    <w:del w:author="MaryMargaret Welch" w:id="20" w:date="2025-08-18T17:31:35Z"/>
                    <w:sdt>
                      <w:sdtPr>
                        <w:id w:val="2010479537"/>
                        <w:tag w:val="goog_rdk_196"/>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delText xml:space="preserve">What is the plan for helping students write this final explanation? (Use their final Model? Summary Table?)</w:delText>
                          </w:r>
                        </w:del>
                      </w:sdtContent>
                    </w:sdt>
                    <w:del w:author="MaryMargaret Welch" w:id="20" w:date="2025-08-18T17:31:35Z"/>
                  </w:sdtContent>
                </w:sdt>
              </w:p>
            </w:sdtContent>
          </w:sdt>
          <w:sdt>
            <w:sdtPr>
              <w:id w:val="-744675299"/>
              <w:tag w:val="goog_rdk_200"/>
            </w:sdtPr>
            <w:sdtContent>
              <w:p w:rsidR="00000000" w:rsidDel="00000000" w:rsidP="00000000" w:rsidRDefault="00000000" w:rsidRPr="00000000" w14:paraId="000000C3">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hanging="360"/>
                  <w:rPr>
                    <w:del w:author="MaryMargaret Welch" w:id="20" w:date="2025-08-18T17:31:35Z"/>
                    <w:rFonts w:ascii="Arial Narrow" w:cs="Arial Narrow" w:eastAsia="Arial Narrow" w:hAnsi="Arial Narrow"/>
                    <w:color w:val="000000"/>
                  </w:rPr>
                </w:pPr>
                <w:sdt>
                  <w:sdtPr>
                    <w:id w:val="98846222"/>
                    <w:tag w:val="goog_rdk_198"/>
                  </w:sdtPr>
                  <w:sdtContent>
                    <w:del w:author="MaryMargaret Welch" w:id="20" w:date="2025-08-18T17:31:35Z"/>
                    <w:sdt>
                      <w:sdtPr>
                        <w:id w:val="1291657800"/>
                        <w:tag w:val="goog_rdk_199"/>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rPr>
                              </w:rPrChange>
                            </w:rPr>
                            <w:delText xml:space="preserve">What is your expectation for the final explanation (citing evidence gathered that helps explain the scientific principles for this chapter/unit)?</w:delText>
                          </w:r>
                        </w:del>
                      </w:sdtContent>
                    </w:sdt>
                    <w:del w:author="MaryMargaret Welch" w:id="20" w:date="2025-08-18T17:31:35Z"/>
                  </w:sdtContent>
                </w:sdt>
              </w:p>
            </w:sdtContent>
          </w:sdt>
          <w:sdt>
            <w:sdtPr>
              <w:id w:val="789622462"/>
              <w:tag w:val="goog_rdk_203"/>
            </w:sdtPr>
            <w:sdtContent>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del w:author="MaryMargaret Welch" w:id="20" w:date="2025-08-18T17:31:35Z"/>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rPr>
                    </w:rPrChange>
                  </w:rPr>
                </w:pPr>
                <w:sdt>
                  <w:sdtPr>
                    <w:id w:val="-1438583446"/>
                    <w:tag w:val="goog_rdk_201"/>
                  </w:sdtPr>
                  <w:sdtContent>
                    <w:del w:author="MaryMargaret Welch" w:id="20" w:date="2025-08-18T17:31:35Z"/>
                    <w:sdt>
                      <w:sdtPr>
                        <w:id w:val="-1910856072"/>
                        <w:tag w:val="goog_rdk_202"/>
                      </w:sdtPr>
                      <w:sdtContent>
                        <w:del w:author="MaryMargaret Welch" w:id="20" w:date="2025-08-18T17:31:35Z">
                          <w:r w:rsidDel="00000000" w:rsidR="00000000" w:rsidRPr="00000000">
                            <w:rPr>
                              <w:rtl w:val="0"/>
                            </w:rPr>
                          </w:r>
                        </w:del>
                      </w:sdtContent>
                    </w:sdt>
                    <w:del w:author="MaryMargaret Welch" w:id="20" w:date="2025-08-18T17:31:35Z"/>
                  </w:sdtContent>
                </w:sdt>
              </w:p>
            </w:sdtContent>
          </w:sdt>
          <w:sdt>
            <w:sdtPr>
              <w:id w:val="-695488136"/>
              <w:tag w:val="goog_rdk_206"/>
            </w:sdtPr>
            <w:sdtContent>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del w:author="MaryMargaret Welch" w:id="20" w:date="2025-08-18T17:31:35Z"/>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shd w:fill="f1c232" w:val="clear"/>
                      </w:rPr>
                    </w:rPrChange>
                  </w:rPr>
                </w:pPr>
                <w:sdt>
                  <w:sdtPr>
                    <w:id w:val="202854419"/>
                    <w:tag w:val="goog_rdk_204"/>
                  </w:sdtPr>
                  <w:sdtContent>
                    <w:del w:author="MaryMargaret Welch" w:id="20" w:date="2025-08-18T17:31:35Z"/>
                    <w:sdt>
                      <w:sdtPr>
                        <w:id w:val="52635228"/>
                        <w:tag w:val="goog_rdk_205"/>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shd w:fill="f1c232" w:val="clear"/>
                                </w:rPr>
                              </w:rPrChange>
                            </w:rPr>
                            <w:delText xml:space="preserve">Write out the final explanation here.  </w:delText>
                          </w:r>
                        </w:del>
                      </w:sdtContent>
                    </w:sdt>
                    <w:del w:author="MaryMargaret Welch" w:id="20" w:date="2025-08-18T17:31:35Z"/>
                  </w:sdtContent>
                </w:sdt>
              </w:p>
            </w:sdtContent>
          </w:sdt>
          <w:sdt>
            <w:sdtPr>
              <w:id w:val="745884383"/>
              <w:tag w:val="goog_rdk_210"/>
            </w:sdtPr>
            <w:sdtContent>
              <w:p w:rsidR="00000000" w:rsidDel="00000000" w:rsidP="00000000" w:rsidRDefault="00000000" w:rsidRPr="00000000" w14:paraId="000000C6">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Change w:author="MaryMargaret Welch" w:id="21" w:date="2025-08-18T17:31:35Z">
                      <w:rPr>
                        <w:rFonts w:ascii="Arial Narrow" w:cs="Arial Narrow" w:eastAsia="Arial Narrow" w:hAnsi="Arial Narrow"/>
                        <w:color w:val="000000"/>
                        <w:shd w:fill="f1c232" w:val="clear"/>
                      </w:rPr>
                    </w:rPrChange>
                  </w:rPr>
                  <w:pPrChange w:author="MaryMargaret Welch" w:id="0" w:date="2025-08-18T17:31:35Z">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pPr>
                  </w:pPrChange>
                </w:pPr>
                <w:sdt>
                  <w:sdtPr>
                    <w:id w:val="-2002645320"/>
                    <w:tag w:val="goog_rdk_207"/>
                  </w:sdtPr>
                  <w:sdtContent>
                    <w:del w:author="MaryMargaret Welch" w:id="20" w:date="2025-08-18T17:31:35Z"/>
                    <w:sdt>
                      <w:sdtPr>
                        <w:id w:val="690766101"/>
                        <w:tag w:val="goog_rdk_208"/>
                      </w:sdtPr>
                      <w:sdtContent>
                        <w:del w:author="MaryMargaret Welch" w:id="20" w:date="2025-08-18T17:31:35Z">
                          <w:r w:rsidDel="00000000" w:rsidR="00000000" w:rsidRPr="00000000">
                            <w:rPr>
                              <w:rFonts w:ascii="Arial Narrow" w:cs="Arial Narrow" w:eastAsia="Arial Narrow" w:hAnsi="Arial Narrow"/>
                              <w:shd w:fill="f1c232" w:val="clear"/>
                              <w:rtl w:val="0"/>
                              <w:rPrChange w:author="MaryMargaret Welch" w:id="21" w:date="2025-08-18T17:31:35Z">
                                <w:rPr>
                                  <w:rFonts w:ascii="Arial Narrow" w:cs="Arial Narrow" w:eastAsia="Arial Narrow" w:hAnsi="Arial Narrow"/>
                                  <w:color w:val="000000"/>
                                  <w:shd w:fill="f1c232" w:val="clear"/>
                                </w:rPr>
                              </w:rPrChange>
                            </w:rPr>
                            <w:delText xml:space="preserve">Uses scientifically accurate and grade- appropriate scientific information</w:delText>
                          </w:r>
                        </w:del>
                      </w:sdtContent>
                    </w:sdt>
                    <w:del w:author="MaryMargaret Welch" w:id="20" w:date="2025-08-18T17:31:35Z"/>
                  </w:sdtContent>
                </w:sdt>
                <w:sdt>
                  <w:sdtPr>
                    <w:id w:val="-551248425"/>
                    <w:tag w:val="goog_rdk_209"/>
                  </w:sdtPr>
                  <w:sdtContent>
                    <w:r w:rsidDel="00000000" w:rsidR="00000000" w:rsidRPr="00000000">
                      <w:rPr>
                        <w:rtl w:val="0"/>
                      </w:rPr>
                    </w:r>
                  </w:sdtContent>
                </w:sdt>
              </w:p>
            </w:sdtContent>
          </w:sdt>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8">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they have gathered to help them answer the questions.  </w:t>
            </w:r>
          </w:p>
          <w:p w:rsidR="00000000" w:rsidDel="00000000" w:rsidP="00000000" w:rsidRDefault="00000000" w:rsidRPr="00000000" w14:paraId="000000C9">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CA">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Air pressure (low or high) has a </w:t>
            </w:r>
            <w:sdt>
              <w:sdtPr>
                <w:id w:val="-1315109884"/>
                <w:tag w:val="goog_rdk_211"/>
              </w:sdtPr>
              <w:sdtContent>
                <w:commentRangeStart w:id="3"/>
              </w:sdtContent>
            </w:sdt>
            <w:r w:rsidDel="00000000" w:rsidR="00000000" w:rsidRPr="00000000">
              <w:rPr>
                <w:rFonts w:ascii="Arial Narrow" w:cs="Arial Narrow" w:eastAsia="Arial Narrow" w:hAnsi="Arial Narrow"/>
                <w:sz w:val="28"/>
                <w:szCs w:val="28"/>
                <w:rtl w:val="0"/>
              </w:rPr>
              <w:t xml:space="preserve">big</w:t>
            </w:r>
            <w:commentRangeEnd w:id="3"/>
            <w:r w:rsidDel="00000000" w:rsidR="00000000" w:rsidRPr="00000000">
              <w:commentReference w:id="3"/>
            </w:r>
            <w:r w:rsidDel="00000000" w:rsidR="00000000" w:rsidRPr="00000000">
              <w:rPr>
                <w:rFonts w:ascii="Arial Narrow" w:cs="Arial Narrow" w:eastAsia="Arial Narrow" w:hAnsi="Arial Narrow"/>
                <w:sz w:val="28"/>
                <w:szCs w:val="28"/>
                <w:rtl w:val="0"/>
              </w:rPr>
              <w:t xml:space="preserve"> influence on weather patterns because it affects how air moves, clouds formation and how precipitation occurs.</w:t>
            </w:r>
          </w:p>
          <w:p w:rsidR="00000000" w:rsidDel="00000000" w:rsidP="00000000" w:rsidRDefault="00000000" w:rsidRPr="00000000" w14:paraId="000000CB">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High pressure causes air to sink/descend i.e air above the earth moves downwards towards the surface. As air descends it gets compressed by high pressure near the ground. Sinking air prevents clouds formation, brings clear skies, calm weather and dry conditions. It also leads to hot weather in summer and very cold weather in winter. This is associated with sunny days , little to no rain and sometimes fog in winter.</w:t>
            </w:r>
          </w:p>
          <w:p w:rsidR="00000000" w:rsidDel="00000000" w:rsidP="00000000" w:rsidRDefault="00000000" w:rsidRPr="00000000" w14:paraId="000000CC">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Low pressure causes air to rise i.e air rises upward into the atmosphere, cools and condenses  forming clouds. Rising air brings cloudy skies , rainstroms or even snow(depending on temperature). It also brings strong winds  as air rushes to replace the rising air. This ia associated with rainstoms, cyclones,hurricanes and unsettled weather.</w:t>
            </w:r>
            <w:sdt>
              <w:sdtPr>
                <w:id w:val="1590291271"/>
                <w:tag w:val="goog_rdk_212"/>
              </w:sdtPr>
              <w:sdtContent>
                <w:commentRangeStart w:id="4"/>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1029157210"/>
              <w:tag w:val="goog_rdk_215"/>
            </w:sdtPr>
            <w:sdtContent>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before="1" w:line="254" w:lineRule="auto"/>
                  <w:ind w:right="111"/>
                  <w:rPr>
                    <w:rFonts w:ascii="Arial Narrow" w:cs="Arial Narrow" w:eastAsia="Arial Narrow" w:hAnsi="Arial Narrow"/>
                  </w:rPr>
                  <w:pPrChange w:author="MaryMargaret Welch" w:id="0" w:date="2025-08-18T17:32:08Z">
                    <w:pPr/>
                  </w:pPrChange>
                </w:pPr>
                <w:commentRangeEnd w:id="4"/>
                <w:r w:rsidDel="00000000" w:rsidR="00000000" w:rsidRPr="00000000">
                  <w:commentReference w:id="4"/>
                </w:r>
                <w:sdt>
                  <w:sdtPr>
                    <w:id w:val="-398708201"/>
                    <w:tag w:val="goog_rdk_213"/>
                  </w:sdtPr>
                  <w:sdtContent>
                    <w:ins w:author="MaryMargaret Welch" w:id="22" w:date="2025-08-18T17:32:08Z"/>
                    <w:sdt>
                      <w:sdtPr>
                        <w:id w:val="-1309902170"/>
                        <w:tag w:val="goog_rdk_214"/>
                      </w:sdtPr>
                      <w:sdtContent>
                        <w:ins w:author="MaryMargaret Welch" w:id="22" w:date="2025-08-18T17:32:08Z">
                          <w:r w:rsidDel="00000000" w:rsidR="00000000" w:rsidRPr="00000000">
                            <w:rPr>
                              <w:rFonts w:ascii="Arial Narrow" w:cs="Arial Narrow" w:eastAsia="Arial Narrow" w:hAnsi="Arial Narrow"/>
                              <w:rtl w:val="0"/>
                              <w:rPrChange w:author="MaryMargaret Welch" w:id="23" w:date="2025-08-18T17:32:08Z">
                                <w:rPr>
                                  <w:rFonts w:ascii="Arial Narrow" w:cs="Arial Narrow" w:eastAsia="Arial Narrow" w:hAnsi="Arial Narrow"/>
                                  <w:color w:val="000000"/>
                                </w:rPr>
                              </w:rPrChange>
                            </w:rPr>
                            <w:t xml:space="preserve">What is the plan for helping students write this final explanation? (Use their final Model. Summary Table.)</w:t>
                          </w:r>
                        </w:ins>
                      </w:sdtContent>
                    </w:sdt>
                    <w:ins w:author="MaryMargaret Welch" w:id="22" w:date="2025-08-18T17:32:08Z"/>
                  </w:sdtContent>
                </w:sdt>
                <w:r w:rsidDel="00000000" w:rsidR="00000000" w:rsidRPr="00000000">
                  <w:rPr>
                    <w:rtl w:val="0"/>
                  </w:rPr>
                </w:r>
              </w:p>
            </w:sdtContent>
          </w:sdt>
          <w:p w:rsidR="00000000" w:rsidDel="00000000" w:rsidP="00000000" w:rsidRDefault="00000000" w:rsidRPr="00000000" w14:paraId="000000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Students come up with the final fully filled table </w:t>
            </w:r>
          </w:p>
          <w:p w:rsidR="00000000" w:rsidDel="00000000" w:rsidP="00000000" w:rsidRDefault="00000000" w:rsidRPr="00000000" w14:paraId="000000CF">
            <w:pPr>
              <w:rPr>
                <w:rFonts w:ascii="Arial Narrow" w:cs="Arial Narrow" w:eastAsia="Arial Narrow" w:hAnsi="Arial Narrow"/>
              </w:rPr>
            </w:pPr>
            <w:r w:rsidDel="00000000" w:rsidR="00000000" w:rsidRPr="00000000">
              <w:rPr>
                <w:rtl w:val="0"/>
              </w:rPr>
            </w:r>
          </w:p>
          <w:sdt>
            <w:sdtPr>
              <w:lock w:val="contentLocked"/>
              <w:id w:val="1030083211"/>
              <w:tag w:val="goog_rdk_218"/>
            </w:sdtPr>
            <w:sdtContent>
              <w:tbl>
                <w:tblPr>
                  <w:tblStyle w:val="Table4"/>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7.5"/>
                  <w:gridCol w:w="1657.5"/>
                  <w:tblGridChange w:id="0">
                    <w:tblGrid>
                      <w:gridCol w:w="1657.5"/>
                      <w:gridCol w:w="16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PRE</w:t>
                      </w:r>
                      <w:sdt>
                        <w:sdtPr>
                          <w:id w:val="430068593"/>
                          <w:tag w:val="goog_rdk_216"/>
                        </w:sdtPr>
                        <w:sdtContent>
                          <w:ins w:author="MaryMargaret Welch" w:id="24" w:date="2025-08-18T17:21:19Z">
                            <w:r w:rsidDel="00000000" w:rsidR="00000000" w:rsidRPr="00000000">
                              <w:rPr>
                                <w:rFonts w:ascii="Arial Narrow" w:cs="Arial Narrow" w:eastAsia="Arial Narrow" w:hAnsi="Arial Narrow"/>
                                <w:rtl w:val="0"/>
                              </w:rPr>
                              <w:t xml:space="preserve">SS</w:t>
                            </w:r>
                          </w:ins>
                        </w:sdtContent>
                      </w:sdt>
                      <w:sdt>
                        <w:sdtPr>
                          <w:id w:val="2021084466"/>
                          <w:tag w:val="goog_rdk_217"/>
                        </w:sdtPr>
                        <w:sdtContent>
                          <w:del w:author="MaryMargaret Welch" w:id="24" w:date="2025-08-18T17:21:19Z">
                            <w:r w:rsidDel="00000000" w:rsidR="00000000" w:rsidRPr="00000000">
                              <w:rPr>
                                <w:rFonts w:ascii="Arial Narrow" w:cs="Arial Narrow" w:eastAsia="Arial Narrow" w:hAnsi="Arial Narrow"/>
                                <w:rtl w:val="0"/>
                              </w:rPr>
                              <w:delText xml:space="preserve">E</w:delText>
                            </w:r>
                          </w:del>
                        </w:sdtContent>
                      </w:sdt>
                      <w:r w:rsidDel="00000000" w:rsidR="00000000" w:rsidRPr="00000000">
                        <w:rPr>
                          <w:rFonts w:ascii="Arial Narrow" w:cs="Arial Narrow" w:eastAsia="Arial Narrow" w:hAnsi="Arial Narrow"/>
                          <w:rtl w:val="0"/>
                        </w:rPr>
                        <w:t xml:space="preserve">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WEATHER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clear skies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calm weather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Dry conditions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Cloudy skies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Strong winds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Unstable weather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bl>
            </w:sdtContent>
          </w:sdt>
          <w:sdt>
            <w:sdtPr>
              <w:id w:val="1638019832"/>
              <w:tag w:val="goog_rdk_221"/>
            </w:sdtPr>
            <w:sdtContent>
              <w:p w:rsidR="00000000" w:rsidDel="00000000" w:rsidP="00000000" w:rsidRDefault="00000000" w:rsidRPr="00000000" w14:paraId="000000DC">
                <w:pPr>
                  <w:rPr>
                    <w:ins w:author="MaryMargaret Welch" w:id="25" w:date="2025-08-18T17:26:06Z"/>
                    <w:rFonts w:ascii="Arial Narrow" w:cs="Arial Narrow" w:eastAsia="Arial Narrow" w:hAnsi="Arial Narrow"/>
                  </w:rPr>
                </w:pPr>
                <w:sdt>
                  <w:sdtPr>
                    <w:id w:val="803853614"/>
                    <w:tag w:val="goog_rdk_220"/>
                  </w:sdtPr>
                  <w:sdtContent>
                    <w:ins w:author="MaryMargaret Welch" w:id="25" w:date="2025-08-18T17:26:06Z">
                      <w:r w:rsidDel="00000000" w:rsidR="00000000" w:rsidRPr="00000000">
                        <w:rPr>
                          <w:rtl w:val="0"/>
                        </w:rPr>
                      </w:r>
                    </w:ins>
                  </w:sdtContent>
                </w:sdt>
              </w:p>
            </w:sdtContent>
          </w:sdt>
          <w:p w:rsidR="00000000" w:rsidDel="00000000" w:rsidP="00000000" w:rsidRDefault="00000000" w:rsidRPr="00000000" w14:paraId="000000DD">
            <w:pPr>
              <w:rPr>
                <w:rFonts w:ascii="Arial Narrow" w:cs="Arial Narrow" w:eastAsia="Arial Narrow" w:hAnsi="Arial Narrow"/>
              </w:rPr>
            </w:pPr>
            <w:sdt>
              <w:sdtPr>
                <w:id w:val="-1467881952"/>
                <w:tag w:val="goog_rdk_222"/>
              </w:sdtPr>
              <w:sdtContent>
                <w:ins w:author="MaryMargaret Welch" w:id="25" w:date="2025-08-18T17:26:06Z">
                  <w:r w:rsidDel="00000000" w:rsidR="00000000" w:rsidRPr="00000000">
                    <w:rPr>
                      <w:rFonts w:ascii="Arial Narrow" w:cs="Arial Narrow" w:eastAsia="Arial Narrow" w:hAnsi="Arial Narrow"/>
                      <w:rtl w:val="0"/>
                    </w:rPr>
                    <w:t xml:space="preserve">Will the students work in groups? Share ideas? Share ideas in the larger class? What is the teacher doing? How will they respond to student ideas?  </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sdt>
            <w:sdtPr>
              <w:id w:val="-1324312898"/>
              <w:tag w:val="goog_rdk_224"/>
            </w:sdtPr>
            <w:sdtContent>
              <w:p w:rsidR="00000000" w:rsidDel="00000000" w:rsidP="00000000" w:rsidRDefault="00000000" w:rsidRPr="00000000" w14:paraId="000000DE">
                <w:pPr>
                  <w:rPr>
                    <w:ins w:author="MaryMargaret Welch" w:id="26" w:date="2025-08-18T17:26:49Z"/>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Students attempt these tests</w:t>
                </w:r>
                <w:hyperlink r:id="rId23">
                  <w:r w:rsidDel="00000000" w:rsidR="00000000" w:rsidRPr="00000000">
                    <w:rPr>
                      <w:rFonts w:ascii="Arial Narrow" w:cs="Arial Narrow" w:eastAsia="Arial Narrow" w:hAnsi="Arial Narrow"/>
                      <w:color w:val="1155cc"/>
                      <w:u w:val="single"/>
                      <w:rtl w:val="0"/>
                    </w:rPr>
                    <w:t xml:space="preserve">HERE</w:t>
                  </w:r>
                </w:hyperlink>
                <w:sdt>
                  <w:sdtPr>
                    <w:id w:val="616103991"/>
                    <w:tag w:val="goog_rdk_223"/>
                  </w:sdtPr>
                  <w:sdtContent>
                    <w:ins w:author="MaryMargaret Welch" w:id="26" w:date="2025-08-18T17:26:49Z">
                      <w:r w:rsidDel="00000000" w:rsidR="00000000" w:rsidRPr="00000000">
                        <w:rPr>
                          <w:rtl w:val="0"/>
                        </w:rPr>
                      </w:r>
                    </w:ins>
                  </w:sdtContent>
                </w:sdt>
              </w:p>
            </w:sdtContent>
          </w:sdt>
          <w:sdt>
            <w:sdtPr>
              <w:id w:val="-587064361"/>
              <w:tag w:val="goog_rdk_226"/>
            </w:sdtPr>
            <w:sdtContent>
              <w:p w:rsidR="00000000" w:rsidDel="00000000" w:rsidP="00000000" w:rsidRDefault="00000000" w:rsidRPr="00000000" w14:paraId="000000DF">
                <w:pPr>
                  <w:rPr>
                    <w:ins w:author="MaryMargaret Welch" w:id="26" w:date="2025-08-18T17:26:49Z"/>
                    <w:rFonts w:ascii="Arial Narrow" w:cs="Arial Narrow" w:eastAsia="Arial Narrow" w:hAnsi="Arial Narrow"/>
                    <w:color w:val="1155cc"/>
                    <w:u w:val="single"/>
                  </w:rPr>
                </w:pPr>
                <w:sdt>
                  <w:sdtPr>
                    <w:id w:val="1406958495"/>
                    <w:tag w:val="goog_rdk_225"/>
                  </w:sdtPr>
                  <w:sdtContent>
                    <w:ins w:author="MaryMargaret Welch" w:id="26" w:date="2025-08-18T17:26:49Z">
                      <w:r w:rsidDel="00000000" w:rsidR="00000000" w:rsidRPr="00000000">
                        <w:rPr>
                          <w:rtl w:val="0"/>
                        </w:rPr>
                      </w:r>
                    </w:ins>
                  </w:sdtContent>
                </w:sdt>
              </w:p>
            </w:sdtContent>
          </w:sdt>
          <w:p w:rsidR="00000000" w:rsidDel="00000000" w:rsidP="00000000" w:rsidRDefault="00000000" w:rsidRPr="00000000" w14:paraId="000000E0">
            <w:pPr>
              <w:rPr>
                <w:rFonts w:ascii="Arial Narrow" w:cs="Arial Narrow" w:eastAsia="Arial Narrow" w:hAnsi="Arial Narrow"/>
              </w:rPr>
            </w:pPr>
            <w:sdt>
              <w:sdtPr>
                <w:id w:val="971829387"/>
                <w:tag w:val="goog_rdk_227"/>
              </w:sdtPr>
              <w:sdtContent>
                <w:ins w:author="MaryMargaret Welch" w:id="26" w:date="2025-08-18T17:26:49Z">
                  <w:r w:rsidDel="00000000" w:rsidR="00000000" w:rsidRPr="00000000">
                    <w:rPr>
                      <w:rFonts w:ascii="Arial Narrow" w:cs="Arial Narrow" w:eastAsia="Arial Narrow" w:hAnsi="Arial Narrow"/>
                      <w:rtl w:val="0"/>
                    </w:rPr>
                    <w:t xml:space="preserve">After the test is complete, how will you review these ideas with the class and be sure all students have this knowledge?  </w:t>
                  </w:r>
                </w:ins>
              </w:sdtContent>
            </w:sdt>
            <w:r w:rsidDel="00000000" w:rsidR="00000000" w:rsidRPr="00000000">
              <w:rPr>
                <w:rtl w:val="0"/>
              </w:rPr>
            </w:r>
          </w:p>
        </w:tc>
      </w:tr>
    </w:tbl>
    <w:p w:rsidR="00000000" w:rsidDel="00000000" w:rsidP="00000000" w:rsidRDefault="00000000" w:rsidRPr="00000000" w14:paraId="000000E1">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2">
      <w:pPr>
        <w:tabs>
          <w:tab w:val="left" w:leader="none" w:pos="3481"/>
        </w:tabs>
        <w:rPr>
          <w:rFonts w:ascii="Arial Narrow" w:cs="Arial Narrow" w:eastAsia="Arial Narrow" w:hAnsi="Arial Narrow"/>
        </w:rPr>
      </w:pPr>
      <w:r w:rsidDel="00000000" w:rsidR="00000000" w:rsidRPr="00000000">
        <w:rPr>
          <w:rtl w:val="0"/>
        </w:rPr>
      </w:r>
    </w:p>
    <w:sdt>
      <w:sdtPr>
        <w:lock w:val="contentLocked"/>
        <w:id w:val="263067657"/>
        <w:tag w:val="goog_rdk_231"/>
      </w:sdtPr>
      <w:sdtContent>
        <w:tbl>
          <w:tblPr>
            <w:tblStyle w:val="Table5"/>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E3">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E4">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E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E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learning to learn,collaboration/communication, self efficacy, problem solving</w:t>
                </w:r>
              </w:p>
            </w:tc>
          </w:tr>
          <w:tr>
            <w:trPr>
              <w:cantSplit w:val="0"/>
              <w:tblHeader w:val="0"/>
            </w:trPr>
            <w:tc>
              <w:tcPr>
                <w:shd w:fill="fff2cc" w:val="clear"/>
              </w:tcPr>
              <w:p w:rsidR="00000000" w:rsidDel="00000000" w:rsidP="00000000" w:rsidRDefault="00000000" w:rsidRPr="00000000" w14:paraId="000000E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E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responsibility, unity, tolerance</w:t>
                </w:r>
              </w:p>
            </w:tc>
          </w:tr>
          <w:tr>
            <w:trPr>
              <w:cantSplit w:val="0"/>
              <w:tblHeader w:val="0"/>
            </w:trPr>
            <w:tc>
              <w:tcPr>
                <w:shd w:fill="fff2cc" w:val="clear"/>
              </w:tcPr>
              <w:p w:rsidR="00000000" w:rsidDel="00000000" w:rsidP="00000000" w:rsidRDefault="00000000" w:rsidRPr="00000000" w14:paraId="000000E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E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D">
                <w:pPr>
                  <w:rPr>
                    <w:rFonts w:ascii="Arial Narrow" w:cs="Arial Narrow" w:eastAsia="Arial Narrow" w:hAnsi="Arial Narrow"/>
                    <w:sz w:val="29"/>
                    <w:szCs w:val="29"/>
                  </w:rPr>
                </w:pPr>
                <w:r w:rsidDel="00000000" w:rsidR="00000000" w:rsidRPr="00000000">
                  <w:rPr>
                    <w:rtl w:val="0"/>
                  </w:rPr>
                </w:r>
              </w:p>
              <w:p w:rsidR="00000000" w:rsidDel="00000000" w:rsidP="00000000" w:rsidRDefault="00000000" w:rsidRPr="00000000" w14:paraId="000000EE">
                <w:pPr>
                  <w:rPr>
                    <w:rFonts w:ascii="Arial Narrow" w:cs="Arial Narrow" w:eastAsia="Arial Narrow" w:hAnsi="Arial Narrow"/>
                    <w:sz w:val="29"/>
                    <w:szCs w:val="29"/>
                  </w:rPr>
                </w:pPr>
                <w:r w:rsidDel="00000000" w:rsidR="00000000" w:rsidRPr="00000000">
                  <w:rPr>
                    <w:rFonts w:ascii="Arial Narrow" w:cs="Arial Narrow" w:eastAsia="Arial Narrow" w:hAnsi="Arial Narrow"/>
                    <w:sz w:val="29"/>
                    <w:szCs w:val="29"/>
                    <w:rtl w:val="0"/>
                  </w:rPr>
                  <w:t xml:space="preserve">Designing safe and efficient infrastructure like bridges and buildings</w:t>
                </w:r>
              </w:p>
              <w:p w:rsidR="00000000" w:rsidDel="00000000" w:rsidP="00000000" w:rsidRDefault="00000000" w:rsidRPr="00000000" w14:paraId="000000EF">
                <w:pPr>
                  <w:rPr>
                    <w:rFonts w:ascii="Arial Narrow" w:cs="Arial Narrow" w:eastAsia="Arial Narrow" w:hAnsi="Arial Narrow"/>
                    <w:sz w:val="29"/>
                    <w:szCs w:val="29"/>
                  </w:rPr>
                </w:pPr>
                <w:r w:rsidDel="00000000" w:rsidR="00000000" w:rsidRPr="00000000">
                  <w:rPr>
                    <w:rFonts w:ascii="Arial Narrow" w:cs="Arial Narrow" w:eastAsia="Arial Narrow" w:hAnsi="Arial Narrow"/>
                    <w:sz w:val="29"/>
                    <w:szCs w:val="29"/>
                    <w:rtl w:val="0"/>
                  </w:rPr>
                  <w:t xml:space="preserve">Optimizing industrial processes </w:t>
                </w:r>
              </w:p>
              <w:sdt>
                <w:sdtPr>
                  <w:id w:val="631782632"/>
                  <w:tag w:val="goog_rdk_230"/>
                </w:sdtPr>
                <w:sdtContent>
                  <w:p w:rsidR="00000000" w:rsidDel="00000000" w:rsidP="00000000" w:rsidRDefault="00000000" w:rsidRPr="00000000" w14:paraId="000000F0">
                    <w:pPr>
                      <w:rPr>
                        <w:rFonts w:ascii="Arial Narrow" w:cs="Arial Narrow" w:eastAsia="Arial Narrow" w:hAnsi="Arial Narrow"/>
                        <w:strike w:val="1"/>
                        <w:sz w:val="29"/>
                        <w:szCs w:val="29"/>
                        <w:rPrChange w:author="MaryMargaret Welch" w:id="27" w:date="2025-08-18T17:24:20Z">
                          <w:rPr>
                            <w:rFonts w:ascii="Arial Narrow" w:cs="Arial Narrow" w:eastAsia="Arial Narrow" w:hAnsi="Arial Narrow"/>
                            <w:sz w:val="29"/>
                            <w:szCs w:val="29"/>
                          </w:rPr>
                        </w:rPrChange>
                      </w:rPr>
                    </w:pPr>
                    <w:sdt>
                      <w:sdtPr>
                        <w:id w:val="-2034284442"/>
                        <w:tag w:val="goog_rdk_228"/>
                      </w:sdtPr>
                      <w:sdtContent>
                        <w:commentRangeStart w:id="5"/>
                      </w:sdtContent>
                    </w:sdt>
                    <w:commentRangeEnd w:id="5"/>
                    <w:r w:rsidDel="00000000" w:rsidR="00000000" w:rsidRPr="00000000">
                      <w:commentReference w:id="5"/>
                    </w:r>
                    <w:sdt>
                      <w:sdtPr>
                        <w:id w:val="1116739381"/>
                        <w:tag w:val="goog_rdk_229"/>
                      </w:sdtPr>
                      <w:sdtContent>
                        <w:r w:rsidDel="00000000" w:rsidR="00000000" w:rsidRPr="00000000">
                          <w:rPr>
                            <w:rtl w:val="0"/>
                          </w:rPr>
                        </w:r>
                      </w:sdtContent>
                    </w:sdt>
                  </w:p>
                </w:sdtContent>
              </w:sdt>
            </w:tc>
          </w:tr>
          <w:tr>
            <w:trPr>
              <w:cantSplit w:val="0"/>
              <w:tblHeader w:val="0"/>
            </w:trPr>
            <w:tc>
              <w:tcPr>
                <w:shd w:fill="fff2cc" w:val="clear"/>
              </w:tcPr>
              <w:p w:rsidR="00000000" w:rsidDel="00000000" w:rsidP="00000000" w:rsidRDefault="00000000" w:rsidRPr="00000000" w14:paraId="000000F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Scientists,Geophysicists, Medical Physicists,Meteorologists</w:t>
                </w:r>
              </w:p>
            </w:tc>
          </w:tr>
          <w:tr>
            <w:trPr>
              <w:cantSplit w:val="0"/>
              <w:tblHeader w:val="0"/>
            </w:trPr>
            <w:tc>
              <w:tcPr>
                <w:shd w:fill="fff2cc" w:val="clear"/>
              </w:tcPr>
              <w:p w:rsidR="00000000" w:rsidDel="00000000" w:rsidP="00000000" w:rsidRDefault="00000000" w:rsidRPr="00000000" w14:paraId="000000F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F4">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F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F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F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Self-efficacy:</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FB">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C">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FD">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Digital Literacy: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FE">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F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Learning to Learn:</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01">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Citizenship:</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2">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0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Creativity and Innovation: </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0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7">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08">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09">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0A">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0B">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0C">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0D">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0E">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0F">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10">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11">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12">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13">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Margaret Welch" w:id="3" w:date="2025-08-18T17:21:1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really helpful final explanation!   Nicely done</w:t>
      </w:r>
    </w:p>
  </w:comment>
  <w:comment w:author="agnes samba" w:id="0" w:date="2025-08-18T17:34:2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important to elicit for students prior knowledge</w:t>
      </w:r>
    </w:p>
  </w:comment>
  <w:comment w:author="MaryMargaret Welch" w:id="5" w:date="2025-08-18T17:24:3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the same kind of stress. Same word but not physics.  :)</w:t>
      </w:r>
    </w:p>
  </w:comment>
  <w:comment w:author="MaryMargaret Welch" w:id="2" w:date="2025-08-18T17:22:52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great check for understanding questions. Think about when and how you will use these. How can you gather immediate feedback from students to inform your next lessons?</w:t>
      </w:r>
    </w:p>
  </w:comment>
  <w:comment w:author="MaryMargaret Welch" w:id="4" w:date="2025-08-18T17:23:4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think about a discussion diamond for students to share their final explanation with one another before the take the final assessment ?</w:t>
      </w:r>
    </w:p>
  </w:comment>
  <w:comment w:author="MaryMargaret Welch" w:id="1" w:date="2025-08-18T17:30:1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template you used is older and this row was inserted. We need you to complete this section too please.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5" w15:done="0"/>
  <w15:commentEx w15:paraId="00000116" w15:done="0"/>
  <w15:commentEx w15:paraId="00000117" w15:done="0"/>
  <w15:commentEx w15:paraId="00000118" w15:done="0"/>
  <w15:commentEx w15:paraId="000001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829" w:hanging="357.99999999999966"/>
      </w:pPr>
      <w:rPr/>
    </w:lvl>
    <w:lvl w:ilvl="1">
      <w:start w:val="1"/>
      <w:numFmt w:val="lowerLetter"/>
      <w:lvlText w:val="%2."/>
      <w:lvlJc w:val="left"/>
      <w:pPr>
        <w:ind w:left="1840" w:hanging="360"/>
      </w:pPr>
      <w:rPr/>
    </w:lvl>
    <w:lvl w:ilvl="2">
      <w:start w:val="1"/>
      <w:numFmt w:val="lowerRoman"/>
      <w:lvlText w:val="%3."/>
      <w:lvlJc w:val="right"/>
      <w:pPr>
        <w:ind w:left="2560" w:hanging="180"/>
      </w:pPr>
      <w:rPr/>
    </w:lvl>
    <w:lvl w:ilvl="3">
      <w:start w:val="1"/>
      <w:numFmt w:val="decimal"/>
      <w:lvlText w:val="%4."/>
      <w:lvlJc w:val="left"/>
      <w:pPr>
        <w:ind w:left="3280" w:hanging="360"/>
      </w:pPr>
      <w:rPr/>
    </w:lvl>
    <w:lvl w:ilvl="4">
      <w:start w:val="1"/>
      <w:numFmt w:val="lowerLetter"/>
      <w:lvlText w:val="%5."/>
      <w:lvlJc w:val="left"/>
      <w:pPr>
        <w:ind w:left="4000" w:hanging="360"/>
      </w:pPr>
      <w:rPr/>
    </w:lvl>
    <w:lvl w:ilvl="5">
      <w:start w:val="1"/>
      <w:numFmt w:val="lowerRoman"/>
      <w:lvlText w:val="%6."/>
      <w:lvlJc w:val="right"/>
      <w:pPr>
        <w:ind w:left="4720" w:hanging="180"/>
      </w:pPr>
      <w:rPr/>
    </w:lvl>
    <w:lvl w:ilvl="6">
      <w:start w:val="1"/>
      <w:numFmt w:val="decimal"/>
      <w:lvlText w:val="%7."/>
      <w:lvlJc w:val="left"/>
      <w:pPr>
        <w:ind w:left="5440" w:hanging="360"/>
      </w:pPr>
      <w:rPr/>
    </w:lvl>
    <w:lvl w:ilvl="7">
      <w:start w:val="1"/>
      <w:numFmt w:val="lowerLetter"/>
      <w:lvlText w:val="%8."/>
      <w:lvlJc w:val="left"/>
      <w:pPr>
        <w:ind w:left="6160" w:hanging="360"/>
      </w:pPr>
      <w:rPr/>
    </w:lvl>
    <w:lvl w:ilvl="8">
      <w:start w:val="1"/>
      <w:numFmt w:val="lowerRoman"/>
      <w:lvlText w:val="%9."/>
      <w:lvlJc w:val="right"/>
      <w:pPr>
        <w:ind w:left="6880" w:hanging="180"/>
      </w:pPr>
      <w:rPr/>
    </w:lvl>
  </w:abstractNum>
  <w:abstractNum w:abstractNumId="7">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1">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120" w:hanging="360"/>
      </w:pPr>
      <w:rPr>
        <w:u w:val="none"/>
      </w:rPr>
    </w:lvl>
    <w:lvl w:ilvl="1">
      <w:start w:val="1"/>
      <w:numFmt w:val="bullet"/>
      <w:lvlText w:val="o"/>
      <w:lvlJc w:val="left"/>
      <w:pPr>
        <w:ind w:left="1840" w:hanging="360"/>
      </w:pPr>
      <w:rPr>
        <w:u w:val="none"/>
      </w:rPr>
    </w:lvl>
    <w:lvl w:ilvl="2">
      <w:start w:val="1"/>
      <w:numFmt w:val="bullet"/>
      <w:lvlText w:val="▪"/>
      <w:lvlJc w:val="left"/>
      <w:pPr>
        <w:ind w:left="2560" w:hanging="360"/>
      </w:pPr>
      <w:rPr>
        <w:u w:val="none"/>
      </w:rPr>
    </w:lvl>
    <w:lvl w:ilvl="3">
      <w:start w:val="1"/>
      <w:numFmt w:val="bullet"/>
      <w:lvlText w:val="●"/>
      <w:lvlJc w:val="left"/>
      <w:pPr>
        <w:ind w:left="3280" w:hanging="360"/>
      </w:pPr>
      <w:rPr>
        <w:u w:val="none"/>
      </w:rPr>
    </w:lvl>
    <w:lvl w:ilvl="4">
      <w:start w:val="1"/>
      <w:numFmt w:val="bullet"/>
      <w:lvlText w:val="o"/>
      <w:lvlJc w:val="left"/>
      <w:pPr>
        <w:ind w:left="4000" w:hanging="360"/>
      </w:pPr>
      <w:rPr>
        <w:u w:val="none"/>
      </w:rPr>
    </w:lvl>
    <w:lvl w:ilvl="5">
      <w:start w:val="1"/>
      <w:numFmt w:val="bullet"/>
      <w:lvlText w:val="▪"/>
      <w:lvlJc w:val="left"/>
      <w:pPr>
        <w:ind w:left="4720" w:hanging="360"/>
      </w:pPr>
      <w:rPr>
        <w:u w:val="none"/>
      </w:rPr>
    </w:lvl>
    <w:lvl w:ilvl="6">
      <w:start w:val="1"/>
      <w:numFmt w:val="bullet"/>
      <w:lvlText w:val="●"/>
      <w:lvlJc w:val="left"/>
      <w:pPr>
        <w:ind w:left="5440" w:hanging="360"/>
      </w:pPr>
      <w:rPr>
        <w:u w:val="none"/>
      </w:rPr>
    </w:lvl>
    <w:lvl w:ilvl="7">
      <w:start w:val="1"/>
      <w:numFmt w:val="bullet"/>
      <w:lvlText w:val="o"/>
      <w:lvlJc w:val="left"/>
      <w:pPr>
        <w:ind w:left="6160" w:hanging="360"/>
      </w:pPr>
      <w:rPr>
        <w:u w:val="none"/>
      </w:rPr>
    </w:lvl>
    <w:lvl w:ilvl="8">
      <w:start w:val="1"/>
      <w:numFmt w:val="bullet"/>
      <w:lvlText w:val="▪"/>
      <w:lvlJc w:val="left"/>
      <w:pPr>
        <w:ind w:left="68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ketoworkday.us/how-does-a-bicycle-pump-work/" TargetMode="External"/><Relationship Id="rId22" Type="http://schemas.openxmlformats.org/officeDocument/2006/relationships/hyperlink" Target="https://www.youtube.com/watch?v=MZ6GCH2nLy0" TargetMode="External"/><Relationship Id="rId21" Type="http://schemas.openxmlformats.org/officeDocument/2006/relationships/hyperlink" Target="https://www.youtube.com/watch?v=Qn_zICf2hMY" TargetMode="External"/><Relationship Id="rId2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sciencequiz.net/newjcscience/jcphysics/pressure/atmospher_pressure_clz.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UMk9yex7tnc"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drive.google.com/drive/folders/1d3MTDZ8eGWIvDY4L-9TjC-W7a4vsZWpu?usp=drive_link" TargetMode="External"/><Relationship Id="rId3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labxchange.org/library/items/lb:LabXchange:0039ba8c:lx_simulation:1?fullscreen=true"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watch?v=D9iaLrkBdo4" TargetMode="External"/><Relationship Id="rId3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google.com/search?sca_esv=fc200b82b34debf5&amp;sxsrf=AE3TifNCewEPD72A2Miy5QkbAm1C9-eqwQ:1755009947550&amp;udm=7&amp;fbs=AIIjpHxU7SXXniUZfeShr2fp4giZ1Y6MJ25_tmWITc7uy4KIeoJTKjrFjVxydQWqI2NcOha3O1YqG67F0QIhAOFN_ob1aWGQOelbxvw0PKo40QtwvZMGAT8mh52EQduMaEwrkL_OWJKMRsfwjGjYSpRBlZ1JDaBjTRFJHK6nc3h7Df_ewEX8XvmvbWbC3KO9R3Wzz8-jDjRXDvvSfLP0DDBhoo8LSWAeOg&amp;q=DESCRIBE+ATMOSPHERIC+PRESSURE+AS+USED+IN+PHYSICS&amp;sa=X&amp;ved=2ahUKEwjO44DEwYWPAxUMVKQEHetIJPAQtKgLegQIERAB&amp;biw=1280&amp;bih=598&amp;dpr=1.5#fpstate=ive&amp;vld=cid:5e841074,vid:KndNN28OcEI,st:0"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interactives.ck12.org/simulations/physics/tire-pressure/app/fullscreen.embed.html?embeded=true&amp;interactive=tire-pressure&amp;subject=physics&amp;lang=en&amp;assignment=true" TargetMode="External"/><Relationship Id="rId3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EBXlrSQIJKs" TargetMode="External"/><Relationship Id="rId16" Type="http://schemas.openxmlformats.org/officeDocument/2006/relationships/hyperlink" Target="https://www.youtube.com/watch?v=xg5NiOwf_Zw&amp;t=109s" TargetMode="External"/><Relationship Id="rId19" Type="http://schemas.openxmlformats.org/officeDocument/2006/relationships/hyperlink" Target="https://www.youtube.com/watch?v=fX3ncQPqPy8" TargetMode="External"/><Relationship Id="rId18" Type="http://schemas.openxmlformats.org/officeDocument/2006/relationships/hyperlink" Target="https://www.labxchange.org/library/items/lb:LabXchange:40814784:vide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8gmTjM818LqMFCg3XE+fC36Mmw==">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