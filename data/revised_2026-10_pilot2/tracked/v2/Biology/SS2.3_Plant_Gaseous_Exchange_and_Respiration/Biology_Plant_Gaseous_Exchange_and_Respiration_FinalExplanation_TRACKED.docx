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BIOLOGY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BIOLOGY GRADE 10: SUB-STRAND 2.3 PLANT GASEOUS EXCHANGE AND RESPIRATION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Use everything you learned in Lessons 1 to 12 to answer the driving question: How do plants "breathe," and what happens inside their cells when they release the energy stored in food? Anchor your answers in the sukuma wiki (kale) bubble phenomenon from Mwalimu Njoroge's class in Nairobi: freshly cut leaves in warm water (about 42°C) gave streams of bubbles from specific spots, while leaves in cold water (about 15°C) gave far fewer. Write in full sentences in the space under each prompt. Use scientific words correctly, give evidence from your own observations and investigations, and explain WHY, not only WHAT. You may draw and label diagrams where a prompt asks. </w:t>
            </w:r>
            <w:ins w:id="9001" w:author="Claude (AI) - proposed" w:date="2026-10-14T16:33:24Z">
              <w:r>
                <w:rPr>
                  <w:rFonts w:ascii="Arial" w:cs="Arial" w:eastAsia="Arial" w:hAnsi="Arial"/>
                  <w:b w:val="false"/>
                  <w:bCs w:val="false"/>
                  <w:i w:val="false"/>
                  <w:iCs w:val="false"/>
                  <w:color w:val="000000"/>
                  <w:sz w:val="18"/>
                  <w:szCs w:val="18"/>
                </w:rPr>
                <w:t xml:space="preserve">If writing in English is difficult, you may explain your answer aloud to your teacher, and you may write Kiswahili words next to English terms, as long as the science is clear. </w:t>
              </w:r>
            </w:ins>
            <w:r>
              <w:rPr>
                <w:rFonts w:ascii="Arial" w:cs="Arial" w:eastAsia="Arial" w:hAnsi="Arial"/>
                <w:b w:val="false"/>
                <w:bCs w:val="false"/>
                <w:i w:val="false"/>
                <w:iCs w:val="false"/>
                <w:color w:val="000000"/>
                <w:sz w:val="18"/>
                <w:szCs w:val="18"/>
              </w:rPr>
              <w:t xml:space="preserve">Do not leave out the link between the cell level and the whole-leaf level.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Where do the bubbles come from?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Mwalimu Njoroge's class, bubbles streamed from specific spots on the submerged sukuma wiki leaf, not from the whole surface. (a) Name the structures on the leaf that these bubbles come from, and describe how they are built and where they are found on the leaf. (b) </w:t>
            </w:r>
            <w:del w:id="9002" w:author="Claude (AI) - proposed" w:date="2026-10-14T16:33:24Z">
              <w:r>
                <w:rPr>
                  <w:rFonts w:ascii="Arial" w:cs="Arial" w:eastAsia="Arial" w:hAnsi="Arial"/>
                  <w:b/>
                  <w:bCs/>
                  <w:i w:val="false"/>
                  <w:iCs w:val="false"/>
                  <w:color w:val="000000"/>
                  <w:sz w:val="18"/>
                  <w:szCs w:val="18"/>
                </w:rPr>
                <w:delText xml:space="preserve">Describe what makes each of these structures change between letting gas through and not letting gas through, using one of the two theories you studied about how this happens</w:delText>
              </w:r>
            </w:del>
            <w:ins w:id="9003" w:author="Claude (AI) - proposed" w:date="2026-10-14T16:33:24Z">
              <w:r>
                <w:rPr>
                  <w:rFonts w:ascii="Arial" w:cs="Arial" w:eastAsia="Arial" w:hAnsi="Arial"/>
                  <w:b/>
                  <w:bCs/>
                  <w:i w:val="false"/>
                  <w:iCs w:val="false"/>
                  <w:color w:val="000000"/>
                  <w:sz w:val="18"/>
                  <w:szCs w:val="18"/>
                </w:rPr>
                <w:t xml:space="preserve">Explain how these structures are opened and closed, using a mechanism you studied</w:t>
              </w:r>
            </w:ins>
            <w:r>
              <w:rPr>
                <w:rFonts w:ascii="Arial" w:cs="Arial" w:eastAsia="Arial" w:hAnsi="Arial"/>
                <w:b/>
                <w:bCs/>
                <w:i w:val="false"/>
                <w:iCs w:val="false"/>
                <w:color w:val="000000"/>
                <w:sz w:val="18"/>
                <w:szCs w:val="18"/>
              </w:rPr>
              <w:t xml:space="preserve">. (c) Name the other gas-exchange sites in plants, and say where each is found.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What is happening inside the cells?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Write the word equation or symbol equation for aerobic respiration and say where in the cell it happens. (b) Name the three stages of aerobic respiration and the part of the cell where each takes place. (c) Compare aerobic and anaerobic respiration in yeast: oxygen needed, products, and ATP yield per glucose. (d) </w:t>
            </w:r>
            <w:del w:id="9004" w:author="Claude (AI) - proposed" w:date="2026-10-14T16:33:24Z">
              <w:r>
                <w:rPr>
                  <w:rFonts w:ascii="Arial" w:cs="Arial" w:eastAsia="Arial" w:hAnsi="Arial"/>
                  <w:b/>
                  <w:bCs/>
                  <w:i w:val="false"/>
                  <w:iCs w:val="false"/>
                  <w:color w:val="000000"/>
                  <w:sz w:val="18"/>
                  <w:szCs w:val="18"/>
                </w:rPr>
                <w:delText xml:space="preserve">Describe one Kenyan example where anaerobic respiration is useful</w:delText>
              </w:r>
            </w:del>
            <w:ins w:id="9005" w:author="Claude (AI) - proposed" w:date="2026-10-14T16:33:24Z">
              <w:r>
                <w:rPr>
                  <w:rFonts w:ascii="Arial" w:cs="Arial" w:eastAsia="Arial" w:hAnsi="Arial"/>
                  <w:b/>
                  <w:bCs/>
                  <w:i w:val="false"/>
                  <w:iCs w:val="false"/>
                  <w:color w:val="000000"/>
                  <w:sz w:val="18"/>
                  <w:szCs w:val="18"/>
                </w:rPr>
                <w:t xml:space="preserve">Explain the economic importance of anaerobic respiration, using one or two Kenyan examples</w:t>
              </w:r>
            </w:ins>
            <w:r>
              <w:rPr>
                <w:rFonts w:ascii="Arial" w:cs="Arial" w:eastAsia="Arial" w:hAnsi="Arial"/>
                <w:b/>
                <w:bCs/>
                <w:i w:val="false"/>
                <w:iCs w:val="false"/>
                <w:color w:val="000000"/>
                <w:sz w:val="18"/>
                <w:szCs w:val="18"/>
              </w:rPr>
              <w:t xml:space="preserv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Why did warm water make more bubbles?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Compare the warm water (about 42°C) and cold water (about 15°C) results. (a) Explain</w:t>
            </w:r>
            <w:del w:id="9006" w:author="Claude (AI) - proposed" w:date="2026-10-14T16:33:24Z">
              <w:r>
                <w:rPr>
                  <w:rFonts w:ascii="Arial" w:cs="Arial" w:eastAsia="Arial" w:hAnsi="Arial"/>
                  <w:b/>
                  <w:bCs/>
                  <w:i w:val="false"/>
                  <w:iCs w:val="false"/>
                  <w:color w:val="000000"/>
                  <w:sz w:val="18"/>
                  <w:szCs w:val="18"/>
                </w:rPr>
                <w:delText xml:space="preserve">, using enzymes, why temperature changed</w:delText>
              </w:r>
            </w:del>
            <w:ins w:id="9007" w:author="Claude (AI) - proposed" w:date="2026-10-14T16:33:24Z">
              <w:r>
                <w:rPr>
                  <w:rFonts w:ascii="Arial" w:cs="Arial" w:eastAsia="Arial" w:hAnsi="Arial"/>
                  <w:b/>
                  <w:bCs/>
                  <w:i w:val="false"/>
                  <w:iCs w:val="false"/>
                  <w:color w:val="000000"/>
                  <w:sz w:val="18"/>
                  <w:szCs w:val="18"/>
                </w:rPr>
                <w:t xml:space="preserve"> how temperature could change</w:t>
              </w:r>
            </w:ins>
            <w:r>
              <w:rPr>
                <w:rFonts w:ascii="Arial" w:cs="Arial" w:eastAsia="Arial" w:hAnsi="Arial"/>
                <w:b/>
                <w:bCs/>
                <w:i w:val="false"/>
                <w:iCs w:val="false"/>
                <w:color w:val="000000"/>
                <w:sz w:val="18"/>
                <w:szCs w:val="18"/>
              </w:rPr>
              <w:t xml:space="preserve"> the number of bubbles</w:t>
            </w:r>
            <w:ins w:id="9008" w:author="Claude (AI) - proposed" w:date="2026-10-14T16:33:24Z">
              <w:r>
                <w:rPr>
                  <w:rFonts w:ascii="Arial" w:cs="Arial" w:eastAsia="Arial" w:hAnsi="Arial"/>
                  <w:b/>
                  <w:bCs/>
                  <w:i w:val="false"/>
                  <w:iCs w:val="false"/>
                  <w:color w:val="000000"/>
                  <w:sz w:val="18"/>
                  <w:szCs w:val="18"/>
                </w:rPr>
                <w:t xml:space="preserve">. Use enzymes in your answer, and say what else warmth does to gases</w:t>
              </w:r>
            </w:ins>
            <w:r>
              <w:rPr>
                <w:rFonts w:ascii="Arial" w:cs="Arial" w:eastAsia="Arial" w:hAnsi="Arial"/>
                <w:b/>
                <w:bCs/>
                <w:i w:val="false"/>
                <w:iCs w:val="false"/>
                <w:color w:val="000000"/>
                <w:sz w:val="18"/>
                <w:szCs w:val="18"/>
              </w:rPr>
              <w:t xml:space="preserve">. (b) Name the two gases that a submerged leaf could release, the process that makes each, and what each process needs. Then explain what you can and cannot be sure of about the gas in the bubbles you saw, given the tests you did. (c) Describe the evidence from your yeast investigations that supports your temperature explanation, and say which investigation tested temperature and which did not.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Plants as a linked system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Explain how photosynthesis, gaseous exchange and respiration are linked in a sukuma wiki plant. Say what each process supplies to the others</w:t>
            </w:r>
            <w:ins w:id="9009" w:author="Claude (AI) - proposed" w:date="2026-10-14T16:33:24Z">
              <w:r>
                <w:rPr>
                  <w:rFonts w:ascii="Arial" w:cs="Arial" w:eastAsia="Arial" w:hAnsi="Arial"/>
                  <w:b/>
                  <w:bCs/>
                  <w:i w:val="false"/>
                  <w:iCs w:val="false"/>
                  <w:color w:val="000000"/>
                  <w:sz w:val="18"/>
                  <w:szCs w:val="18"/>
                </w:rPr>
                <w:t xml:space="preserve">, and why gaseous exchange and respiration matter to the plant and to the environment</w:t>
              </w:r>
            </w:ins>
            <w:r>
              <w:rPr>
                <w:rFonts w:ascii="Arial" w:cs="Arial" w:eastAsia="Arial" w:hAnsi="Arial"/>
                <w:b/>
                <w:bCs/>
                <w:i w:val="false"/>
                <w:iCs w:val="false"/>
                <w:color w:val="000000"/>
                <w:sz w:val="18"/>
                <w:szCs w:val="18"/>
              </w:rPr>
              <w:t xml:space="preserve">. (b) Answer the misconception: 'Plants only photosynthesise; they do not respire.' (c) Choose one adaptation for gaseous exchange in a xerophyte or a hydrophyte from Kenya and explain how it helps the plant.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The final explanation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a scientific explanation of the anchoring phenomenon for a classmate who missed the unit. Your answer must explain (a) where the bubbles come from and why only from specific spots, (b) what the gases are and what makes them, (c) why warm water gave more bubbles than cold water, and (d) whether plants 'breathe' like animals and what this means at cell level. Finish by connecting the cell level to the whole-leaf level.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Structures and mechanism of gas exchange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4T16:33:24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Names stomata, guard cells and the other sites correctly</w:t>
            </w:r>
            <w:ins w:id="9011" w:author="Claude (AI) - proposed" w:date="2026-10-14T16:33:24Z">
              <w:r>
                <w:rPr>
                  <w:rFonts w:ascii="Arial" w:cs="Arial" w:eastAsia="Arial" w:hAnsi="Arial"/>
                  <w:b w:val="false"/>
                  <w:bCs w:val="false"/>
                  <w:i w:val="false"/>
                  <w:iCs w:val="false"/>
                  <w:color w:val="000000"/>
                  <w:sz w:val="18"/>
                  <w:szCs w:val="18"/>
                </w:rPr>
                <w:t xml:space="preserve">, relates each site to its function,</w:t>
              </w:r>
            </w:ins>
            <w:r>
              <w:rPr>
                <w:rFonts w:ascii="Arial" w:cs="Arial" w:eastAsia="Arial" w:hAnsi="Arial"/>
                <w:b w:val="false"/>
                <w:bCs w:val="false"/>
                <w:i w:val="false"/>
                <w:iCs w:val="false"/>
                <w:color w:val="000000"/>
                <w:sz w:val="18"/>
                <w:szCs w:val="18"/>
              </w:rPr>
              <w:t xml:space="preserve"> and explains opening and closing using osmosis, turgor and K+ or starch-sugar, linked to the bubble spots.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2" w:author="Claude (AI) - proposed" w:date="2026-10-14T16:33:24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Names stomata and most sites </w:t>
            </w:r>
            <w:ins w:id="9013" w:author="Claude (AI) - proposed" w:date="2026-10-14T16:33:24Z">
              <w:r>
                <w:rPr>
                  <w:rFonts w:ascii="Arial" w:cs="Arial" w:eastAsia="Arial" w:hAnsi="Arial"/>
                  <w:b w:val="false"/>
                  <w:bCs w:val="false"/>
                  <w:i w:val="false"/>
                  <w:iCs w:val="false"/>
                  <w:color w:val="000000"/>
                  <w:sz w:val="18"/>
                  <w:szCs w:val="18"/>
                </w:rPr>
                <w:t xml:space="preserve">with their functions </w:t>
              </w:r>
            </w:ins>
            <w:r>
              <w:rPr>
                <w:rFonts w:ascii="Arial" w:cs="Arial" w:eastAsia="Arial" w:hAnsi="Arial"/>
                <w:b w:val="false"/>
                <w:bCs w:val="false"/>
                <w:i w:val="false"/>
                <w:iCs w:val="false"/>
                <w:color w:val="000000"/>
                <w:sz w:val="18"/>
                <w:szCs w:val="18"/>
              </w:rPr>
              <w:t xml:space="preserve">and gives a</w:t>
            </w:r>
            <w:ins w:id="9014" w:author="Claude (AI) - proposed" w:date="2026-10-14T16:33:24Z">
              <w:r>
                <w:rPr>
                  <w:rFonts w:ascii="Arial" w:cs="Arial" w:eastAsia="Arial" w:hAnsi="Arial"/>
                  <w:b w:val="false"/>
                  <w:bCs w:val="false"/>
                  <w:i w:val="false"/>
                  <w:iCs w:val="false"/>
                  <w:color w:val="000000"/>
                  <w:sz w:val="18"/>
                  <w:szCs w:val="18"/>
                </w:rPr>
                <w:t xml:space="preserve"> correct</w:t>
              </w:r>
            </w:ins>
            <w:r>
              <w:rPr>
                <w:rFonts w:ascii="Arial" w:cs="Arial" w:eastAsia="Arial" w:hAnsi="Arial"/>
                <w:b w:val="false"/>
                <w:bCs w:val="false"/>
                <w:i w:val="false"/>
                <w:iCs w:val="false"/>
                <w:color w:val="000000"/>
                <w:sz w:val="18"/>
                <w:szCs w:val="18"/>
              </w:rPr>
              <w:t xml:space="preserve"> basic account of </w:t>
            </w:r>
            <w:del w:id="9015" w:author="Claude (AI) - proposed" w:date="2026-10-14T16:33:24Z">
              <w:r>
                <w:rPr>
                  <w:rFonts w:ascii="Arial" w:cs="Arial" w:eastAsia="Arial" w:hAnsi="Arial"/>
                  <w:b w:val="false"/>
                  <w:bCs w:val="false"/>
                  <w:i w:val="false"/>
                  <w:iCs w:val="false"/>
                  <w:color w:val="000000"/>
                  <w:sz w:val="18"/>
                  <w:szCs w:val="18"/>
                </w:rPr>
                <w:delText xml:space="preserve">guard cell opening</w:delText>
              </w:r>
            </w:del>
            <w:ins w:id="9016" w:author="Claude (AI) - proposed" w:date="2026-10-14T16:33:24Z">
              <w:r>
                <w:rPr>
                  <w:rFonts w:ascii="Arial" w:cs="Arial" w:eastAsia="Arial" w:hAnsi="Arial"/>
                  <w:b w:val="false"/>
                  <w:bCs w:val="false"/>
                  <w:i w:val="false"/>
                  <w:iCs w:val="false"/>
                  <w:color w:val="000000"/>
                  <w:sz w:val="18"/>
                  <w:szCs w:val="18"/>
                </w:rPr>
                <w:t xml:space="preserve">how guard cells open and close the pore</w:t>
              </w:r>
            </w:ins>
            <w:r>
              <w:rPr>
                <w:rFonts w:ascii="Arial" w:cs="Arial" w:eastAsia="Arial" w:hAnsi="Arial"/>
                <w:b w:val="false"/>
                <w:bCs w:val="false"/>
                <w:i w:val="false"/>
                <w:iCs w:val="false"/>
                <w:color w:val="000000"/>
                <w:sz w:val="18"/>
                <w:szCs w:val="18"/>
              </w:rPr>
              <w:t xml:space="preserve">, with small gaps in the mechanism.</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7" w:author="Claude (AI) - proposed" w:date="2026-10-14T16:33:24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Names few sites or says bubbles come from the whole leaf; </w:t>
            </w:r>
            <w:del w:id="9018" w:author="Claude (AI) - proposed" w:date="2026-10-14T16:33:24Z">
              <w:r>
                <w:rPr>
                  <w:rFonts w:ascii="Arial" w:cs="Arial" w:eastAsia="Arial" w:hAnsi="Arial"/>
                  <w:b w:val="false"/>
                  <w:bCs w:val="false"/>
                  <w:i w:val="false"/>
                  <w:iCs w:val="false"/>
                  <w:color w:val="000000"/>
                  <w:sz w:val="18"/>
                  <w:szCs w:val="18"/>
                </w:rPr>
                <w:delText xml:space="preserve">no mechanism for how pores open</w:delText>
              </w:r>
            </w:del>
            <w:ins w:id="9019" w:author="Claude (AI) - proposed" w:date="2026-10-14T16:33:24Z">
              <w:r>
                <w:rPr>
                  <w:rFonts w:ascii="Arial" w:cs="Arial" w:eastAsia="Arial" w:hAnsi="Arial"/>
                  <w:b w:val="false"/>
                  <w:bCs w:val="false"/>
                  <w:i w:val="false"/>
                  <w:iCs w:val="false"/>
                  <w:color w:val="000000"/>
                  <w:sz w:val="18"/>
                  <w:szCs w:val="18"/>
                </w:rPr>
                <w:t xml:space="preserve">gives only part of a mechanism, and only with prompting</w:t>
              </w:r>
            </w:ins>
            <w:r>
              <w:rPr>
                <w:rFonts w:ascii="Arial" w:cs="Arial" w:eastAsia="Arial" w:hAnsi="Arial"/>
                <w:b w:val="false"/>
                <w:bCs w:val="false"/>
                <w:i w:val="false"/>
                <w:iCs w:val="false"/>
                <w:color w:val="000000"/>
                <w:sz w:val="18"/>
                <w:szCs w:val="18"/>
              </w:rPr>
              <w:t xml:space="preserv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Cellular respiration content</w:t>
            </w:r>
            <w:ins w:id="9020" w:author="Claude (AI) - proposed" w:date="2026-10-14T16:33:24Z">
              <w:r>
                <w:rPr>
                  <w:rFonts w:ascii="Arial" w:cs="Arial" w:eastAsia="Arial" w:hAnsi="Arial"/>
                  <w:b w:val="false"/>
                  <w:bCs w:val="false"/>
                  <w:i w:val="false"/>
                  <w:iCs w:val="false"/>
                  <w:color w:val="000000"/>
                  <w:sz w:val="18"/>
                  <w:szCs w:val="18"/>
                </w:rPr>
                <w:t xml:space="preserve"> and its economic importance</w:t>
              </w:r>
            </w:ins>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1" w:author="Claude (AI) - proposed" w:date="2026-10-14T16:33:24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correct equations, location of each stage, ATP yields (36 to 38 versus 2) and compares aerobic and anaerobic products accurately</w:t>
            </w:r>
            <w:ins w:id="9022" w:author="Claude (AI) - proposed" w:date="2026-10-14T16:33:24Z">
              <w:r>
                <w:rPr>
                  <w:rFonts w:ascii="Arial" w:cs="Arial" w:eastAsia="Arial" w:hAnsi="Arial"/>
                  <w:b w:val="false"/>
                  <w:bCs w:val="false"/>
                  <w:i w:val="false"/>
                  <w:iCs w:val="false"/>
                  <w:color w:val="000000"/>
                  <w:sz w:val="18"/>
                  <w:szCs w:val="18"/>
                </w:rPr>
                <w:t xml:space="preserve">, and explains with Kenyan examples why anaerobic respiration is economically useful</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3" w:author="Claude (AI) - proposed" w:date="2026-10-14T16:33:24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correct equations and some locations or ATP figures, </w:t>
            </w:r>
            <w:ins w:id="9024" w:author="Claude (AI) - proposed" w:date="2026-10-14T16:33:24Z">
              <w:r>
                <w:rPr>
                  <w:rFonts w:ascii="Arial" w:cs="Arial" w:eastAsia="Arial" w:hAnsi="Arial"/>
                  <w:b w:val="false"/>
                  <w:bCs w:val="false"/>
                  <w:i w:val="false"/>
                  <w:iCs w:val="false"/>
                  <w:color w:val="000000"/>
                  <w:sz w:val="18"/>
                  <w:szCs w:val="18"/>
                </w:rPr>
                <w:t xml:space="preserve">compares aerobic and anaerobic respiration and gives a Kenyan example, </w:t>
              </w:r>
            </w:ins>
            <w:r>
              <w:rPr>
                <w:rFonts w:ascii="Arial" w:cs="Arial" w:eastAsia="Arial" w:hAnsi="Arial"/>
                <w:b w:val="false"/>
                <w:bCs w:val="false"/>
                <w:i w:val="false"/>
                <w:iCs w:val="false"/>
                <w:color w:val="000000"/>
                <w:sz w:val="18"/>
                <w:szCs w:val="18"/>
              </w:rPr>
              <w:t xml:space="preserve">with minor errors.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5" w:author="Claude (AI) - proposed" w:date="2026-10-14T16:33:24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Confuses the products or conditions of aerobic and anaerobic respiration, or omits equations</w:t>
            </w:r>
            <w:ins w:id="9026" w:author="Claude (AI) - proposed" w:date="2026-10-14T16:33:24Z">
              <w:r>
                <w:rPr>
                  <w:rFonts w:ascii="Arial" w:cs="Arial" w:eastAsia="Arial" w:hAnsi="Arial"/>
                  <w:b w:val="false"/>
                  <w:bCs w:val="false"/>
                  <w:i w:val="false"/>
                  <w:iCs w:val="false"/>
                  <w:color w:val="000000"/>
                  <w:sz w:val="18"/>
                  <w:szCs w:val="18"/>
                </w:rPr>
                <w:t xml:space="preserve">, and gives an example only with prompting</w:t>
              </w:r>
            </w:ins>
            <w:r>
              <w:rPr>
                <w:rFonts w:ascii="Arial" w:cs="Arial" w:eastAsia="Arial" w:hAnsi="Arial"/>
                <w:b w:val="false"/>
                <w:bCs w:val="false"/>
                <w:i w:val="false"/>
                <w:iCs w:val="false"/>
                <w:color w:val="000000"/>
                <w:sz w:val="18"/>
                <w:szCs w:val="18"/>
              </w:rPr>
              <w:t xml:space="preserv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enzyme reasoning for temperature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7" w:author="Claude (AI) - proposed" w:date="2026-10-14T16:33:24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Uses data from the sukuma wiki and yeast investigations, matches each investigation to what it actually tested, is honest about what was not tested</w:t>
            </w:r>
            <w:ins w:id="9028" w:author="Claude (AI) - proposed" w:date="2026-10-14T16:33:24Z">
              <w:r>
                <w:rPr>
                  <w:rFonts w:ascii="Arial" w:cs="Arial" w:eastAsia="Arial" w:hAnsi="Arial"/>
                  <w:b w:val="false"/>
                  <w:bCs w:val="false"/>
                  <w:i w:val="false"/>
                  <w:iCs w:val="false"/>
                  <w:color w:val="000000"/>
                  <w:sz w:val="18"/>
                  <w:szCs w:val="18"/>
                </w:rPr>
                <w:t xml:space="preserve"> (including the untested leaf bubbles)</w:t>
              </w:r>
            </w:ins>
            <w:r>
              <w:rPr>
                <w:rFonts w:ascii="Arial" w:cs="Arial" w:eastAsia="Arial" w:hAnsi="Arial"/>
                <w:b w:val="false"/>
                <w:bCs w:val="false"/>
                <w:i w:val="false"/>
                <w:iCs w:val="false"/>
                <w:color w:val="000000"/>
                <w:sz w:val="18"/>
                <w:szCs w:val="18"/>
              </w:rPr>
              <w:t xml:space="preserve">, and explains the temperature effect through enzyme kinetic energy and collisions</w:t>
            </w:r>
            <w:ins w:id="9029" w:author="Claude (AI) - proposed" w:date="2026-10-14T16:33:24Z">
              <w:r>
                <w:rPr>
                  <w:rFonts w:ascii="Arial" w:cs="Arial" w:eastAsia="Arial" w:hAnsi="Arial"/>
                  <w:b w:val="false"/>
                  <w:bCs w:val="false"/>
                  <w:i w:val="false"/>
                  <w:iCs w:val="false"/>
                  <w:color w:val="000000"/>
                  <w:sz w:val="18"/>
                  <w:szCs w:val="18"/>
                </w:rPr>
                <w:t xml:space="preserve"> and through the effect of warmth on gas</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30" w:author="Claude (AI) - proposed" w:date="2026-10-14T16:33:24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States that warmth speeds up reactions and cites </w:t>
            </w:r>
            <w:del w:id="9031" w:author="Claude (AI) - proposed" w:date="2026-10-14T16:33:24Z">
              <w:r>
                <w:rPr>
                  <w:rFonts w:ascii="Arial" w:cs="Arial" w:eastAsia="Arial" w:hAnsi="Arial"/>
                  <w:b w:val="false"/>
                  <w:bCs w:val="false"/>
                  <w:i w:val="false"/>
                  <w:iCs w:val="false"/>
                  <w:color w:val="000000"/>
                  <w:sz w:val="18"/>
                  <w:szCs w:val="18"/>
                </w:rPr>
                <w:delText xml:space="preserve">some evidence</w:delText>
              </w:r>
            </w:del>
            <w:ins w:id="9032" w:author="Claude (AI) - proposed" w:date="2026-10-14T16:33:24Z">
              <w:r>
                <w:rPr>
                  <w:rFonts w:ascii="Arial" w:cs="Arial" w:eastAsia="Arial" w:hAnsi="Arial"/>
                  <w:b w:val="false"/>
                  <w:bCs w:val="false"/>
                  <w:i w:val="false"/>
                  <w:iCs w:val="false"/>
                  <w:color w:val="000000"/>
                  <w:sz w:val="18"/>
                  <w:szCs w:val="18"/>
                </w:rPr>
                <w:t xml:space="preserve">evidence from the correct investigation</w:t>
              </w:r>
            </w:ins>
            <w:r>
              <w:rPr>
                <w:rFonts w:ascii="Arial" w:cs="Arial" w:eastAsia="Arial" w:hAnsi="Arial"/>
                <w:b w:val="false"/>
                <w:bCs w:val="false"/>
                <w:i w:val="false"/>
                <w:iCs w:val="false"/>
                <w:color w:val="000000"/>
                <w:sz w:val="18"/>
                <w:szCs w:val="18"/>
              </w:rPr>
              <w:t xml:space="preserve">, with limited reasoning</w:t>
            </w:r>
            <w:ins w:id="9033" w:author="Claude (AI) - proposed" w:date="2026-10-14T16:33:24Z">
              <w:r>
                <w:rPr>
                  <w:rFonts w:ascii="Arial" w:cs="Arial" w:eastAsia="Arial" w:hAnsi="Arial"/>
                  <w:b w:val="false"/>
                  <w:bCs w:val="false"/>
                  <w:i w:val="false"/>
                  <w:iCs w:val="false"/>
                  <w:color w:val="000000"/>
                  <w:sz w:val="18"/>
                  <w:szCs w:val="18"/>
                </w:rPr>
                <w:t xml:space="preserve"> about enzymes</w:t>
              </w:r>
            </w:ins>
            <w:r>
              <w:rPr>
                <w:rFonts w:ascii="Arial" w:cs="Arial" w:eastAsia="Arial" w:hAnsi="Arial"/>
                <w:b w:val="false"/>
                <w:bCs w:val="false"/>
                <w:i w:val="false"/>
                <w:iCs w:val="false"/>
                <w:color w:val="000000"/>
                <w:sz w:val="18"/>
                <w:szCs w:val="18"/>
              </w:rPr>
              <w:t xml:space="preserv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4" w:author="Claude (AI) - proposed" w:date="2026-10-14T16:33:24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States the temperature effect without evidence or reasoning</w:t>
            </w:r>
            <w:ins w:id="9035" w:author="Claude (AI) - proposed" w:date="2026-10-14T16:33:24Z">
              <w:r>
                <w:rPr>
                  <w:rFonts w:ascii="Arial" w:cs="Arial" w:eastAsia="Arial" w:hAnsi="Arial"/>
                  <w:b w:val="false"/>
                  <w:bCs w:val="false"/>
                  <w:i w:val="false"/>
                  <w:iCs w:val="false"/>
                  <w:color w:val="000000"/>
                  <w:sz w:val="18"/>
                  <w:szCs w:val="18"/>
                </w:rPr>
                <w:t xml:space="preserve">, or credits it to the wrong investigation</w:t>
              </w:r>
            </w:ins>
            <w:r>
              <w:rPr>
                <w:rFonts w:ascii="Arial" w:cs="Arial" w:eastAsia="Arial" w:hAnsi="Arial"/>
                <w:b w:val="false"/>
                <w:bCs w:val="false"/>
                <w:i w:val="false"/>
                <w:iCs w:val="false"/>
                <w:color w:val="000000"/>
                <w:sz w:val="18"/>
                <w:szCs w:val="18"/>
              </w:rPr>
              <w:t xml:space="preserv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Linking photosynthesis, respiration and gas exchange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6" w:author="Claude (AI) - proposed" w:date="2026-10-14T16:33:24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Clearly shows the two-way flow of CO2, water, O2 and glucose, corrects the misconception, </w:t>
            </w:r>
            <w:del w:id="9037" w:author="Claude (AI) - proposed" w:date="2026-10-14T16:33:24Z">
              <w:r>
                <w:rPr>
                  <w:rFonts w:ascii="Arial" w:cs="Arial" w:eastAsia="Arial" w:hAnsi="Arial"/>
                  <w:b w:val="false"/>
                  <w:bCs w:val="false"/>
                  <w:i w:val="false"/>
                  <w:iCs w:val="false"/>
                  <w:color w:val="000000"/>
                  <w:sz w:val="18"/>
                  <w:szCs w:val="18"/>
                </w:rPr>
                <w:delText xml:space="preserve">and </w:delText>
              </w:r>
            </w:del>
            <w:r>
              <w:rPr>
                <w:rFonts w:ascii="Arial" w:cs="Arial" w:eastAsia="Arial" w:hAnsi="Arial"/>
                <w:b w:val="false"/>
                <w:bCs w:val="false"/>
                <w:i w:val="false"/>
                <w:iCs w:val="false"/>
                <w:color w:val="000000"/>
                <w:sz w:val="18"/>
                <w:szCs w:val="18"/>
              </w:rPr>
              <w:t xml:space="preserve">links the cell level to the whole leaf</w:t>
            </w:r>
            <w:ins w:id="9038" w:author="Claude (AI) - proposed" w:date="2026-10-14T16:33:24Z">
              <w:r>
                <w:rPr>
                  <w:rFonts w:ascii="Arial" w:cs="Arial" w:eastAsia="Arial" w:hAnsi="Arial"/>
                  <w:b w:val="false"/>
                  <w:bCs w:val="false"/>
                  <w:i w:val="false"/>
                  <w:iCs w:val="false"/>
                  <w:color w:val="000000"/>
                  <w:sz w:val="18"/>
                  <w:szCs w:val="18"/>
                </w:rPr>
                <w:t xml:space="preserve">, and says why gaseous exchange and respiration matter to the plant and the environment</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39" w:author="Claude (AI) - proposed" w:date="2026-10-14T16:33:24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Describes the link between the processes</w:t>
            </w:r>
            <w:ins w:id="9040" w:author="Claude (AI) - proposed" w:date="2026-10-14T16:33:24Z">
              <w:r>
                <w:rPr>
                  <w:rFonts w:ascii="Arial" w:cs="Arial" w:eastAsia="Arial" w:hAnsi="Arial"/>
                  <w:b w:val="false"/>
                  <w:bCs w:val="false"/>
                  <w:i w:val="false"/>
                  <w:iCs w:val="false"/>
                  <w:color w:val="000000"/>
                  <w:sz w:val="18"/>
                  <w:szCs w:val="18"/>
                </w:rPr>
                <w:t xml:space="preserve"> and corrects the misconception</w:t>
              </w:r>
            </w:ins>
            <w:r>
              <w:rPr>
                <w:rFonts w:ascii="Arial" w:cs="Arial" w:eastAsia="Arial" w:hAnsi="Arial"/>
                <w:b w:val="false"/>
                <w:bCs w:val="false"/>
                <w:i w:val="false"/>
                <w:iCs w:val="false"/>
                <w:color w:val="000000"/>
                <w:sz w:val="18"/>
                <w:szCs w:val="18"/>
              </w:rPr>
              <w:t xml:space="preserve">, with the cell-to-leaf connection </w:t>
            </w:r>
            <w:ins w:id="9041" w:author="Claude (AI) - proposed" w:date="2026-10-14T16:33:24Z">
              <w:r>
                <w:rPr>
                  <w:rFonts w:ascii="Arial" w:cs="Arial" w:eastAsia="Arial" w:hAnsi="Arial"/>
                  <w:b w:val="false"/>
                  <w:bCs w:val="false"/>
                  <w:i w:val="false"/>
                  <w:iCs w:val="false"/>
                  <w:color w:val="000000"/>
                  <w:sz w:val="18"/>
                  <w:szCs w:val="18"/>
                </w:rPr>
                <w:t xml:space="preserve">or the environmental importance </w:t>
              </w:r>
            </w:ins>
            <w:r>
              <w:rPr>
                <w:rFonts w:ascii="Arial" w:cs="Arial" w:eastAsia="Arial" w:hAnsi="Arial"/>
                <w:b w:val="false"/>
                <w:bCs w:val="false"/>
                <w:i w:val="false"/>
                <w:iCs w:val="false"/>
                <w:color w:val="000000"/>
                <w:sz w:val="18"/>
                <w:szCs w:val="18"/>
              </w:rPr>
              <w:t xml:space="preserve">only partly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2" w:author="Claude (AI) - proposed" w:date="2026-10-14T16:33:24Z">
              <w:r>
                <w:rPr>
                  <w:rFonts w:ascii="Arial" w:cs="Arial" w:eastAsia="Arial" w:hAnsi="Arial"/>
                  <w:b w:val="false"/>
                  <w:bCs w:val="false"/>
                  <w:i w:val="false"/>
                  <w:iCs w:val="false"/>
                  <w:color w:val="000000"/>
                  <w:sz w:val="18"/>
                  <w:szCs w:val="18"/>
                </w:rPr>
                <w:delText xml:space="preserve">Treats</w:delText>
              </w:r>
            </w:del>
            <w:ins w:id="9043" w:author="Claude (AI) - proposed" w:date="2026-10-14T16:33:24Z">
              <w:r>
                <w:rPr>
                  <w:rFonts w:ascii="Arial" w:cs="Arial" w:eastAsia="Arial" w:hAnsi="Arial"/>
                  <w:b w:val="false"/>
                  <w:bCs w:val="false"/>
                  <w:i w:val="false"/>
                  <w:iCs w:val="false"/>
                  <w:color w:val="000000"/>
                  <w:sz w:val="18"/>
                  <w:szCs w:val="18"/>
                </w:rPr>
                <w:t xml:space="preserve">Approaches Expectations: Treats the</w:t>
              </w:r>
            </w:ins>
            <w:r>
              <w:rPr>
                <w:rFonts w:ascii="Arial" w:cs="Arial" w:eastAsia="Arial" w:hAnsi="Arial"/>
                <w:b w:val="false"/>
                <w:bCs w:val="false"/>
                <w:i w:val="false"/>
                <w:iCs w:val="false"/>
                <w:color w:val="000000"/>
                <w:sz w:val="18"/>
                <w:szCs w:val="18"/>
              </w:rPr>
              <w:t xml:space="preserve"> processes as separate or keeps the misconception that plants do not respire.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communication and Kenyan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44" w:author="Claude (AI) - proposed" w:date="2026-10-14T16:33:24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Writes a clear, well-organised, accurate narrative using correct terms and Kenyan examples.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45" w:author="Claude (AI) - proposed" w:date="2026-10-14T16:33:24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Writes clearly with mostly correct terms and some local examples.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46" w:author="Claude (AI) - proposed" w:date="2026-10-14T16:33:24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Writing is unclear or disorganised, with incorrect terms and no examples.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wo9rzqao6-o2w8ww5ho7w">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bomrwmet25fs-tjqbsiqo">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3n1lg6h8r7lv-dlxidsb6">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o9rzqao6-o2w8ww5ho7w" Type="http://schemas.openxmlformats.org/officeDocument/2006/relationships/hyperlink" Target="https://creativecommons.org/licenses/by-nc/4.0/" TargetMode="External"/><Relationship Id="rIdbomrwmet25fs-tjqbsiqo" Type="http://schemas.openxmlformats.org/officeDocument/2006/relationships/hyperlink" Target="https://creativecommons.org/licenses/by-nc/4.0/" TargetMode="External"/><Relationship Id="rId3n1lg6h8r7lv-dlxidsb6"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2026-10-14T16:33:22.088Z</dcterms:created>
  <dcterms:modified xsi:type="dcterms:W3CDTF">2026-10-14T16:33:22.088Z</dcterms:modified>
</cp:coreProperties>
</file>

<file path=docProps/custom.xml><?xml version="1.0" encoding="utf-8"?>
<Properties xmlns="http://schemas.openxmlformats.org/officeDocument/2006/custom-properties" xmlns:vt="http://schemas.openxmlformats.org/officeDocument/2006/docPropsVTypes"/>
</file>