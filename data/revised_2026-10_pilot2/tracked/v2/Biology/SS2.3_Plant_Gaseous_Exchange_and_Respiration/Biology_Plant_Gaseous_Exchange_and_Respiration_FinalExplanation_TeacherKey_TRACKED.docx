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w:t>
            </w:r>
            <w:ins w:id="9001" w:author="Claude (AI) - proposed" w:date="2026-10-14T16:33:24Z">
              <w:r>
                <w:rPr>
                  <w:rFonts w:ascii="Arial" w:cs="Arial" w:eastAsia="Arial" w:hAnsi="Arial"/>
                  <w:b w:val="false"/>
                  <w:bCs w:val="false"/>
                  <w:i w:val="false"/>
                  <w:iCs w:val="false"/>
                  <w:color w:val="000000"/>
                  <w:sz w:val="18"/>
                  <w:szCs w:val="18"/>
                </w:rPr>
                <w:t xml:space="preserve">If writing in English is difficult, you may explain your answer aloud to your teacher, and you may write Kiswahili words next to English terms, as long as the science is clear. </w:t>
              </w:r>
            </w:ins>
            <w:r>
              <w:rPr>
                <w:rFonts w:ascii="Arial" w:cs="Arial" w:eastAsia="Arial" w:hAnsi="Arial"/>
                <w:b w:val="false"/>
                <w:bCs w:val="false"/>
                <w:i w:val="false"/>
                <w:iCs w:val="false"/>
                <w:color w:val="000000"/>
                <w:sz w:val="18"/>
                <w:szCs w:val="18"/>
              </w:rPr>
              <w:t xml:space="preserve">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w:t>
            </w:r>
            <w:del w:id="9002" w:author="Claude (AI) - proposed" w:date="2026-10-14T16:33:24Z">
              <w:r>
                <w:rPr>
                  <w:rFonts w:ascii="Arial" w:cs="Arial" w:eastAsia="Arial" w:hAnsi="Arial"/>
                  <w:b/>
                  <w:bCs/>
                  <w:i w:val="false"/>
                  <w:iCs w:val="false"/>
                  <w:color w:val="000000"/>
                  <w:sz w:val="18"/>
                  <w:szCs w:val="18"/>
                </w:rPr>
                <w:delText xml:space="preserve">Describe what makes each of these structures change between letting gas through and not letting gas through, using one of the two theories you studied about how this happens</w:delText>
              </w:r>
            </w:del>
            <w:ins w:id="9003" w:author="Claude (AI) - proposed" w:date="2026-10-14T16:33:24Z">
              <w:r>
                <w:rPr>
                  <w:rFonts w:ascii="Arial" w:cs="Arial" w:eastAsia="Arial" w:hAnsi="Arial"/>
                  <w:b/>
                  <w:bCs/>
                  <w:i w:val="false"/>
                  <w:iCs w:val="false"/>
                  <w:color w:val="000000"/>
                  <w:sz w:val="18"/>
                  <w:szCs w:val="18"/>
                </w:rPr>
                <w:t xml:space="preserve">Explain how these structures are opened and closed, using a mechanism you studied</w:t>
              </w:r>
            </w:ins>
            <w:r>
              <w:rPr>
                <w:rFonts w:ascii="Arial" w:cs="Arial" w:eastAsia="Arial" w:hAnsi="Arial"/>
                <w:b/>
                <w:bCs/>
                <w:i w:val="false"/>
                <w:iCs w:val="false"/>
                <w:color w:val="000000"/>
                <w:sz w:val="18"/>
                <w:szCs w:val="18"/>
              </w:rPr>
              <w:t xml:space="preserve">. (c) Name the other gas-exchange sites in plants, and say where each is found.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bubbles come from stomata. Stomata are microscopic pores in the leaf epidermis, found mostly on the lower surface. Each pore is surrounded by two guard cells. Gas escapes in a stream at these spots because the stomata are the openings through which gases move in and out. (b) Potassium ion theory: K+ ions are actively pumped into the guard cells. This lowers the water potential inside them, so water enters by osmosis. The guard cells become turgid and change shape, which opens the pore. When K+ and water leave, the guard cells lose turgor and the pore closes. (The starch-sugar hypothesis also works: starch changes to soluble sugars in light, water enters by osmosis, and the guard cells swell.) Both theories rely on osmosis and turgor pressure. (c) Other sites: the waxy cuticle (limited exchange), lenticels on woody stems and branches, for example mango bark, and pneumatophores, the specialised roots of plants in waterlogged places such as the mangroves at Mida Creek.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w:t>
            </w:r>
            <w:del w:id="9004" w:author="Claude (AI) - proposed" w:date="2026-10-14T16:33:24Z">
              <w:r>
                <w:rPr>
                  <w:rFonts w:ascii="Arial" w:cs="Arial" w:eastAsia="Arial" w:hAnsi="Arial"/>
                  <w:b/>
                  <w:bCs/>
                  <w:i w:val="false"/>
                  <w:iCs w:val="false"/>
                  <w:color w:val="000000"/>
                  <w:sz w:val="18"/>
                  <w:szCs w:val="18"/>
                </w:rPr>
                <w:delText xml:space="preserve">Describe one Kenyan example where anaerobic respiration is useful</w:delText>
              </w:r>
            </w:del>
            <w:ins w:id="9005" w:author="Claude (AI) - proposed" w:date="2026-10-14T16:33:24Z">
              <w:r>
                <w:rPr>
                  <w:rFonts w:ascii="Arial" w:cs="Arial" w:eastAsia="Arial" w:hAnsi="Arial"/>
                  <w:b/>
                  <w:bCs/>
                  <w:i w:val="false"/>
                  <w:iCs w:val="false"/>
                  <w:color w:val="000000"/>
                  <w:sz w:val="18"/>
                  <w:szCs w:val="18"/>
                </w:rPr>
                <w:t xml:space="preserve">Explain the economic importance of anaerobic respiration, using one or two Kenyan examples</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In symbols: C6H12O6 + 6O2 → 6CO2 + 6H2O + energy. It happens in the mitochondria, after the first stage in the cytoplasm. (b) Glycolysis happens in the cytoplasm. The Krebs cycle happens in the mitochondrial matrix. Oxidative phosphorylation happens on the inner mitochondrial membrane. (c) Aerobic respiration needs oxygen. It produces carbon dioxide and water and gives about 36 to 38 ATP per glucose. Anaerobic respiration in yeast happens without oxygen in the cytoplasm. It produces ethanol and carbon dioxide (C6H12O6 → 2C2H5OH + 2CO2 + energy) and gives only 2 ATP per glucose. (d) </w:t>
            </w:r>
            <w:del w:id="9006" w:author="Claude (AI) - proposed" w:date="2026-10-14T16:33:24Z">
              <w:r>
                <w:rPr>
                  <w:rFonts w:ascii="Arial" w:cs="Arial" w:eastAsia="Arial" w:hAnsi="Arial"/>
                  <w:b w:val="false"/>
                  <w:bCs w:val="false"/>
                  <w:i w:val="false"/>
                  <w:iCs w:val="false"/>
                  <w:color w:val="000000"/>
                  <w:sz w:val="18"/>
                  <w:szCs w:val="18"/>
                </w:rPr>
                <w:delText xml:space="preserve">Mandazi</w:delText>
              </w:r>
            </w:del>
            <w:ins w:id="9007" w:author="Claude (AI) - proposed" w:date="2026-10-14T16:33:24Z">
              <w:r>
                <w:rPr>
                  <w:rFonts w:ascii="Arial" w:cs="Arial" w:eastAsia="Arial" w:hAnsi="Arial"/>
                  <w:b w:val="false"/>
                  <w:bCs w:val="false"/>
                  <w:i w:val="false"/>
                  <w:iCs w:val="false"/>
                  <w:color w:val="000000"/>
                  <w:sz w:val="18"/>
                  <w:szCs w:val="18"/>
                </w:rPr>
                <w:t xml:space="preserve">Baking: mandazi</w:t>
              </w:r>
            </w:ins>
            <w:r>
              <w:rPr>
                <w:rFonts w:ascii="Arial" w:cs="Arial" w:eastAsia="Arial" w:hAnsi="Arial"/>
                <w:b w:val="false"/>
                <w:bCs w:val="false"/>
                <w:i w:val="false"/>
                <w:iCs w:val="false"/>
                <w:color w:val="000000"/>
                <w:sz w:val="18"/>
                <w:szCs w:val="18"/>
              </w:rPr>
              <w:t xml:space="preserve"> dough rises because yeast ferments sugar without oxygen and the carbon dioxide forms gas pockets</w:t>
            </w:r>
            <w:ins w:id="9008" w:author="Claude (AI) - proposed" w:date="2026-10-14T16:33:24Z">
              <w:r>
                <w:rPr>
                  <w:rFonts w:ascii="Arial" w:cs="Arial" w:eastAsia="Arial" w:hAnsi="Arial"/>
                  <w:b w:val="false"/>
                  <w:bCs w:val="false"/>
                  <w:i w:val="false"/>
                  <w:iCs w:val="false"/>
                  <w:color w:val="000000"/>
                  <w:sz w:val="18"/>
                  <w:szCs w:val="18"/>
                </w:rPr>
                <w:t xml:space="preserve">, so bakers and mama mboga can sell soft mandazi and bread</w:t>
              </w:r>
            </w:ins>
            <w:r>
              <w:rPr>
                <w:rFonts w:ascii="Arial" w:cs="Arial" w:eastAsia="Arial" w:hAnsi="Arial"/>
                <w:b w:val="false"/>
                <w:bCs w:val="false"/>
                <w:i w:val="false"/>
                <w:iCs w:val="false"/>
                <w:color w:val="000000"/>
                <w:sz w:val="18"/>
                <w:szCs w:val="18"/>
              </w:rPr>
              <w:t xml:space="preserve">. Other examples are souring of uji</w:t>
            </w:r>
            <w:del w:id="9009" w:author="Claude (AI) - proposed" w:date="2026-10-14T16:33:24Z">
              <w:r>
                <w:rPr>
                  <w:rFonts w:ascii="Arial" w:cs="Arial" w:eastAsia="Arial" w:hAnsi="Arial"/>
                  <w:b w:val="false"/>
                  <w:bCs w:val="false"/>
                  <w:i w:val="false"/>
                  <w:iCs w:val="false"/>
                  <w:color w:val="000000"/>
                  <w:sz w:val="18"/>
                  <w:szCs w:val="18"/>
                </w:rPr>
                <w:delText xml:space="preserve">, brewing busaa</w:delText>
              </w:r>
            </w:del>
            <w:ins w:id="9010" w:author="Claude (AI) - proposed" w:date="2026-10-14T16:33:24Z">
              <w:r>
                <w:rPr>
                  <w:rFonts w:ascii="Arial" w:cs="Arial" w:eastAsia="Arial" w:hAnsi="Arial"/>
                  <w:b w:val="false"/>
                  <w:bCs w:val="false"/>
                  <w:i w:val="false"/>
                  <w:iCs w:val="false"/>
                  <w:color w:val="000000"/>
                  <w:sz w:val="18"/>
                  <w:szCs w:val="18"/>
                </w:rPr>
                <w:t xml:space="preserve"> and mursik (a way to keep and sell them), busaa brewing</w:t>
              </w:r>
            </w:ins>
            <w:r>
              <w:rPr>
                <w:rFonts w:ascii="Arial" w:cs="Arial" w:eastAsia="Arial" w:hAnsi="Arial"/>
                <w:b w:val="false"/>
                <w:bCs w:val="false"/>
                <w:i w:val="false"/>
                <w:iCs w:val="false"/>
                <w:color w:val="000000"/>
                <w:sz w:val="18"/>
                <w:szCs w:val="18"/>
              </w:rPr>
              <w:t xml:space="preserve">, biogas digesters in Kisumu</w:t>
            </w:r>
            <w:ins w:id="9011" w:author="Claude (AI) - proposed" w:date="2026-10-14T16:33:24Z">
              <w:r>
                <w:rPr>
                  <w:rFonts w:ascii="Arial" w:cs="Arial" w:eastAsia="Arial" w:hAnsi="Arial"/>
                  <w:b w:val="false"/>
                  <w:bCs w:val="false"/>
                  <w:i w:val="false"/>
                  <w:iCs w:val="false"/>
                  <w:color w:val="000000"/>
                  <w:sz w:val="18"/>
                  <w:szCs w:val="18"/>
                </w:rPr>
                <w:t xml:space="preserve"> that give farmers cooking gas and slurry for the shamba instead of buying firewood or charcoal</w:t>
              </w:r>
            </w:ins>
            <w:r>
              <w:rPr>
                <w:rFonts w:ascii="Arial" w:cs="Arial" w:eastAsia="Arial" w:hAnsi="Arial"/>
                <w:b w:val="false"/>
                <w:bCs w:val="false"/>
                <w:i w:val="false"/>
                <w:iCs w:val="false"/>
                <w:color w:val="000000"/>
                <w:sz w:val="18"/>
                <w:szCs w:val="18"/>
              </w:rPr>
              <w:t xml:space="preserve">, and ethanol </w:t>
            </w:r>
            <w:del w:id="9012" w:author="Claude (AI) - proposed" w:date="2026-10-14T16:33:24Z">
              <w:r>
                <w:rPr>
                  <w:rFonts w:ascii="Arial" w:cs="Arial" w:eastAsia="Arial" w:hAnsi="Arial"/>
                  <w:b w:val="false"/>
                  <w:bCs w:val="false"/>
                  <w:i w:val="false"/>
                  <w:iCs w:val="false"/>
                  <w:color w:val="000000"/>
                  <w:sz w:val="18"/>
                  <w:szCs w:val="18"/>
                </w:rPr>
                <w:delText xml:space="preserve">production</w:delText>
              </w:r>
            </w:del>
            <w:ins w:id="9013" w:author="Claude (AI) - proposed" w:date="2026-10-14T16:33:24Z">
              <w:r>
                <w:rPr>
                  <w:rFonts w:ascii="Arial" w:cs="Arial" w:eastAsia="Arial" w:hAnsi="Arial"/>
                  <w:b w:val="false"/>
                  <w:bCs w:val="false"/>
                  <w:i w:val="false"/>
                  <w:iCs w:val="false"/>
                  <w:color w:val="000000"/>
                  <w:sz w:val="18"/>
                  <w:szCs w:val="18"/>
                </w:rPr>
                <w:t xml:space="preserve">made from molasses. These bring income, save energy costs and add value to farm produce</w:t>
              </w:r>
            </w:ins>
            <w:r>
              <w:rPr>
                <w:rFonts w:ascii="Arial" w:cs="Arial" w:eastAsia="Arial" w:hAnsi="Arial"/>
                <w:b w:val="false"/>
                <w:bCs w:val="false"/>
                <w:i w:val="false"/>
                <w:iCs w:val="false"/>
                <w:color w:val="000000"/>
                <w:sz w:val="18"/>
                <w:szCs w:val="18"/>
              </w:rPr>
              <w:t xml:space="preserve">. In waterlogged soil, plant roots may also respire anaerobically.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w:t>
            </w:r>
            <w:del w:id="9014" w:author="Claude (AI) - proposed" w:date="2026-10-14T16:33:24Z">
              <w:r>
                <w:rPr>
                  <w:rFonts w:ascii="Arial" w:cs="Arial" w:eastAsia="Arial" w:hAnsi="Arial"/>
                  <w:b/>
                  <w:bCs/>
                  <w:i w:val="false"/>
                  <w:iCs w:val="false"/>
                  <w:color w:val="000000"/>
                  <w:sz w:val="18"/>
                  <w:szCs w:val="18"/>
                </w:rPr>
                <w:delText xml:space="preserve">, using enzymes, why temperature changed</w:delText>
              </w:r>
            </w:del>
            <w:ins w:id="9015" w:author="Claude (AI) - proposed" w:date="2026-10-14T16:33:24Z">
              <w:r>
                <w:rPr>
                  <w:rFonts w:ascii="Arial" w:cs="Arial" w:eastAsia="Arial" w:hAnsi="Arial"/>
                  <w:b/>
                  <w:bCs/>
                  <w:i w:val="false"/>
                  <w:iCs w:val="false"/>
                  <w:color w:val="000000"/>
                  <w:sz w:val="18"/>
                  <w:szCs w:val="18"/>
                </w:rPr>
                <w:t xml:space="preserve"> how temperature could change</w:t>
              </w:r>
            </w:ins>
            <w:r>
              <w:rPr>
                <w:rFonts w:ascii="Arial" w:cs="Arial" w:eastAsia="Arial" w:hAnsi="Arial"/>
                <w:b/>
                <w:bCs/>
                <w:i w:val="false"/>
                <w:iCs w:val="false"/>
                <w:color w:val="000000"/>
                <w:sz w:val="18"/>
                <w:szCs w:val="18"/>
              </w:rPr>
              <w:t xml:space="preserve"> the number of bubbles</w:t>
            </w:r>
            <w:ins w:id="9016" w:author="Claude (AI) - proposed" w:date="2026-10-14T16:33:24Z">
              <w:r>
                <w:rPr>
                  <w:rFonts w:ascii="Arial" w:cs="Arial" w:eastAsia="Arial" w:hAnsi="Arial"/>
                  <w:b/>
                  <w:bCs/>
                  <w:i w:val="false"/>
                  <w:iCs w:val="false"/>
                  <w:color w:val="000000"/>
                  <w:sz w:val="18"/>
                  <w:szCs w:val="18"/>
                </w:rPr>
                <w:t xml:space="preserve">. Use enzymes in your answer, and say what else warmth does to gases</w:t>
              </w:r>
            </w:ins>
            <w:r>
              <w:rPr>
                <w:rFonts w:ascii="Arial" w:cs="Arial" w:eastAsia="Arial" w:hAnsi="Arial"/>
                <w:b/>
                <w:bCs/>
                <w:i w:val="false"/>
                <w:iCs w:val="false"/>
                <w:color w:val="000000"/>
                <w:sz w:val="18"/>
                <w:szCs w:val="18"/>
              </w:rPr>
              <w:t xml:space="preserve">.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Respiration and photosynthesis are controlled by enzymes. In warm water the enzyme molecules and their substrate molecules have more kinetic energy and collide more often, so more reactions succeed each second</w:t>
            </w:r>
            <w:del w:id="9017" w:author="Claude (AI) - proposed" w:date="2026-10-14T16:33:24Z">
              <w:r>
                <w:rPr>
                  <w:rFonts w:ascii="Arial" w:cs="Arial" w:eastAsia="Arial" w:hAnsi="Arial"/>
                  <w:b w:val="false"/>
                  <w:bCs w:val="false"/>
                  <w:i w:val="false"/>
                  <w:iCs w:val="false"/>
                  <w:color w:val="000000"/>
                  <w:sz w:val="18"/>
                  <w:szCs w:val="18"/>
                </w:rPr>
                <w:delText xml:space="preserve">. More gas is produced and more bubbles appear</w:delText>
              </w:r>
            </w:del>
            <w:ins w:id="9018" w:author="Claude (AI) - proposed" w:date="2026-10-14T16:33:24Z">
              <w:r>
                <w:rPr>
                  <w:rFonts w:ascii="Arial" w:cs="Arial" w:eastAsia="Arial" w:hAnsi="Arial"/>
                  <w:b w:val="false"/>
                  <w:bCs w:val="false"/>
                  <w:i w:val="false"/>
                  <w:iCs w:val="false"/>
                  <w:color w:val="000000"/>
                  <w:sz w:val="18"/>
                  <w:szCs w:val="18"/>
                </w:rPr>
                <w:t xml:space="preserve"> and more gas could be made</w:t>
              </w:r>
            </w:ins>
            <w:r>
              <w:rPr>
                <w:rFonts w:ascii="Arial" w:cs="Arial" w:eastAsia="Arial" w:hAnsi="Arial"/>
                <w:b w:val="false"/>
                <w:bCs w:val="false"/>
                <w:i w:val="false"/>
                <w:iCs w:val="false"/>
                <w:color w:val="000000"/>
                <w:sz w:val="18"/>
                <w:szCs w:val="18"/>
              </w:rPr>
              <w:t xml:space="preserve">. In cold water the enzymes work slowly, so </w:t>
            </w:r>
            <w:del w:id="9019" w:author="Claude (AI) - proposed" w:date="2026-10-14T16:33:24Z">
              <w:r>
                <w:rPr>
                  <w:rFonts w:ascii="Arial" w:cs="Arial" w:eastAsia="Arial" w:hAnsi="Arial"/>
                  <w:b w:val="false"/>
                  <w:bCs w:val="false"/>
                  <w:i w:val="false"/>
                  <w:iCs w:val="false"/>
                  <w:color w:val="000000"/>
                  <w:sz w:val="18"/>
                  <w:szCs w:val="18"/>
                </w:rPr>
                <w:delText xml:space="preserve">little</w:delText>
              </w:r>
            </w:del>
            <w:ins w:id="9020" w:author="Claude (AI) - proposed" w:date="2026-10-14T16:33:24Z">
              <w:r>
                <w:rPr>
                  <w:rFonts w:ascii="Arial" w:cs="Arial" w:eastAsia="Arial" w:hAnsi="Arial"/>
                  <w:b w:val="false"/>
                  <w:bCs w:val="false"/>
                  <w:i w:val="false"/>
                  <w:iCs w:val="false"/>
                  <w:color w:val="000000"/>
                  <w:sz w:val="18"/>
                  <w:szCs w:val="18"/>
                </w:rPr>
                <w:t xml:space="preserve">less</w:t>
              </w:r>
            </w:ins>
            <w:r>
              <w:rPr>
                <w:rFonts w:ascii="Arial" w:cs="Arial" w:eastAsia="Arial" w:hAnsi="Arial"/>
                <w:b w:val="false"/>
                <w:bCs w:val="false"/>
                <w:i w:val="false"/>
                <w:iCs w:val="false"/>
                <w:color w:val="000000"/>
                <w:sz w:val="18"/>
                <w:szCs w:val="18"/>
              </w:rPr>
              <w:t xml:space="preserve"> gas is made</w:t>
            </w:r>
            <w:del w:id="9021" w:author="Claude (AI) - proposed" w:date="2026-10-14T16:33:24Z">
              <w:r>
                <w:rPr>
                  <w:rFonts w:ascii="Arial" w:cs="Arial" w:eastAsia="Arial" w:hAnsi="Arial"/>
                  <w:b w:val="false"/>
                  <w:bCs w:val="false"/>
                  <w:i w:val="false"/>
                  <w:iCs w:val="false"/>
                  <w:color w:val="000000"/>
                  <w:sz w:val="18"/>
                  <w:szCs w:val="18"/>
                </w:rPr>
                <w:delText xml:space="preserve"> and few bubbles appear</w:delText>
              </w:r>
            </w:del>
            <w:ins w:id="9022" w:author="Claude (AI) - proposed" w:date="2026-10-14T16:33:24Z">
              <w:r>
                <w:rPr>
                  <w:rFonts w:ascii="Arial" w:cs="Arial" w:eastAsia="Arial" w:hAnsi="Arial"/>
                  <w:b w:val="false"/>
                  <w:bCs w:val="false"/>
                  <w:i w:val="false"/>
                  <w:iCs w:val="false"/>
                  <w:color w:val="000000"/>
                  <w:sz w:val="18"/>
                  <w:szCs w:val="18"/>
                </w:rPr>
                <w:t xml:space="preserve">. Warmth also makes the air inside the leaf expand and makes gases less soluble in water, so more gas can leave the leaf as bubbles. Our tests did not separate these effects</w:t>
              </w:r>
            </w:ins>
            <w:r>
              <w:rPr>
                <w:rFonts w:ascii="Arial" w:cs="Arial" w:eastAsia="Arial" w:hAnsi="Arial"/>
                <w:b w:val="false"/>
                <w:bCs w:val="false"/>
                <w:i w:val="false"/>
                <w:iCs w:val="false"/>
                <w:color w:val="000000"/>
                <w:sz w:val="18"/>
                <w:szCs w:val="18"/>
              </w:rPr>
              <w:t xml:space="preserve">. (b) Carbon dioxide is made by cellular respiration in the mitochondria of mesophyll cells</w:t>
            </w:r>
            <w:ins w:id="9023" w:author="Claude (AI) - proposed" w:date="2026-10-14T16:33:24Z">
              <w:r>
                <w:rPr>
                  <w:rFonts w:ascii="Arial" w:cs="Arial" w:eastAsia="Arial" w:hAnsi="Arial"/>
                  <w:b w:val="false"/>
                  <w:bCs w:val="false"/>
                  <w:i w:val="false"/>
                  <w:iCs w:val="false"/>
                  <w:color w:val="000000"/>
                  <w:sz w:val="18"/>
                  <w:szCs w:val="18"/>
                </w:rPr>
                <w:t xml:space="preserve">, and it needs glucose and oxygen</w:t>
              </w:r>
            </w:ins>
            <w:r>
              <w:rPr>
                <w:rFonts w:ascii="Arial" w:cs="Arial" w:eastAsia="Arial" w:hAnsi="Arial"/>
                <w:b w:val="false"/>
                <w:bCs w:val="false"/>
                <w:i w:val="false"/>
                <w:iCs w:val="false"/>
                <w:color w:val="000000"/>
                <w:sz w:val="18"/>
                <w:szCs w:val="18"/>
              </w:rPr>
              <w:t xml:space="preserve">. Oxygen is made by photosynthesis in the chloroplasts, </w:t>
            </w:r>
            <w:del w:id="9024" w:author="Claude (AI) - proposed" w:date="2026-10-14T16:33:24Z">
              <w:r>
                <w:rPr>
                  <w:rFonts w:ascii="Arial" w:cs="Arial" w:eastAsia="Arial" w:hAnsi="Arial"/>
                  <w:b w:val="false"/>
                  <w:bCs w:val="false"/>
                  <w:i w:val="false"/>
                  <w:iCs w:val="false"/>
                  <w:color w:val="000000"/>
                  <w:sz w:val="18"/>
                  <w:szCs w:val="18"/>
                </w:rPr>
                <w:delText xml:space="preserve">but this needs light</w:delText>
              </w:r>
            </w:del>
            <w:ins w:id="9025" w:author="Claude (AI) - proposed" w:date="2026-10-14T16:33:24Z">
              <w:r>
                <w:rPr>
                  <w:rFonts w:ascii="Arial" w:cs="Arial" w:eastAsia="Arial" w:hAnsi="Arial"/>
                  <w:b w:val="false"/>
                  <w:bCs w:val="false"/>
                  <w:i w:val="false"/>
                  <w:iCs w:val="false"/>
                  <w:color w:val="000000"/>
                  <w:sz w:val="18"/>
                  <w:szCs w:val="18"/>
                </w:rPr>
                <w:t xml:space="preserve">and it needs light, carbon dioxide and water</w:t>
              </w:r>
            </w:ins>
            <w:r>
              <w:rPr>
                <w:rFonts w:ascii="Arial" w:cs="Arial" w:eastAsia="Arial" w:hAnsi="Arial"/>
                <w:b w:val="false"/>
                <w:bCs w:val="false"/>
                <w:i w:val="false"/>
                <w:iCs w:val="false"/>
                <w:color w:val="000000"/>
                <w:sz w:val="18"/>
                <w:szCs w:val="18"/>
              </w:rPr>
              <w:t xml:space="preserve">, so it only happens if the submerged leaf is lit. </w:t>
            </w:r>
            <w:del w:id="9026" w:author="Claude (AI) - proposed" w:date="2026-10-14T16:33:24Z">
              <w:r>
                <w:rPr>
                  <w:rFonts w:ascii="Arial" w:cs="Arial" w:eastAsia="Arial" w:hAnsi="Arial"/>
                  <w:b w:val="false"/>
                  <w:bCs w:val="false"/>
                  <w:i w:val="false"/>
                  <w:iCs w:val="false"/>
                  <w:color w:val="000000"/>
                  <w:sz w:val="18"/>
                  <w:szCs w:val="18"/>
                </w:rPr>
                <w:delText xml:space="preserve">Some CO2 from respiration would also dissolve in the water, so fewer CO2 bubbles would be seen than the amount actually made</w:delText>
              </w:r>
            </w:del>
            <w:ins w:id="9027" w:author="Claude (AI) - proposed" w:date="2026-10-14T16:33:24Z">
              <w:r>
                <w:rPr>
                  <w:rFonts w:ascii="Arial" w:cs="Arial" w:eastAsia="Arial" w:hAnsi="Arial"/>
                  <w:b w:val="false"/>
                  <w:bCs w:val="false"/>
                  <w:i w:val="false"/>
                  <w:iCs w:val="false"/>
                  <w:color w:val="000000"/>
                  <w:sz w:val="18"/>
                  <w:szCs w:val="18"/>
                </w:rPr>
                <w:t xml:space="preserve">Gas from the air spaces inside the leaf could also leave through the stomata</w:t>
              </w:r>
            </w:ins>
            <w:r>
              <w:rPr>
                <w:rFonts w:ascii="Arial" w:cs="Arial" w:eastAsia="Arial" w:hAnsi="Arial"/>
                <w:b w:val="false"/>
                <w:bCs w:val="false"/>
                <w:i w:val="false"/>
                <w:iCs w:val="false"/>
                <w:color w:val="000000"/>
                <w:sz w:val="18"/>
                <w:szCs w:val="18"/>
              </w:rPr>
              <w:t xml:space="preserve">. We did not test the bubbles from the leaf (for example with limewater), so we cannot be certain of their contents. Our best explanation, based on the yeast evidence and what we know about leaf cells, is that the bubbles are mostly gas released from </w:t>
            </w:r>
            <w:del w:id="9028" w:author="Claude (AI) - proposed" w:date="2026-10-14T16:33:24Z">
              <w:r>
                <w:rPr>
                  <w:rFonts w:ascii="Arial" w:cs="Arial" w:eastAsia="Arial" w:hAnsi="Arial"/>
                  <w:b w:val="false"/>
                  <w:bCs w:val="false"/>
                  <w:i w:val="false"/>
                  <w:iCs w:val="false"/>
                  <w:color w:val="000000"/>
                  <w:sz w:val="18"/>
                  <w:szCs w:val="18"/>
                </w:rPr>
                <w:delText xml:space="preserve">leaf cells and</w:delText>
              </w:r>
            </w:del>
            <w:ins w:id="9029" w:author="Claude (AI) - proposed" w:date="2026-10-14T16:33:24Z">
              <w:r>
                <w:rPr>
                  <w:rFonts w:ascii="Arial" w:cs="Arial" w:eastAsia="Arial" w:hAnsi="Arial"/>
                  <w:b w:val="false"/>
                  <w:bCs w:val="false"/>
                  <w:i w:val="false"/>
                  <w:iCs w:val="false"/>
                  <w:color w:val="000000"/>
                  <w:sz w:val="18"/>
                  <w:szCs w:val="18"/>
                </w:rPr>
                <w:t xml:space="preserve">the leaf's</w:t>
              </w:r>
            </w:ins>
            <w:r>
              <w:rPr>
                <w:rFonts w:ascii="Arial" w:cs="Arial" w:eastAsia="Arial" w:hAnsi="Arial"/>
                <w:b w:val="false"/>
                <w:bCs w:val="false"/>
                <w:i w:val="false"/>
                <w:iCs w:val="false"/>
                <w:color w:val="000000"/>
                <w:sz w:val="18"/>
                <w:szCs w:val="18"/>
              </w:rPr>
              <w:t xml:space="preserve"> air spaces through the stomata, with CO2 from respiration and, in light, O2 from photosynthesis possibly contributing. (c) The Lesson 6 investigation tested temperature: yeast in warm sugar-cane juice produced significantly more CO2 bubbles per minute than yeast in cold water, so respiration rate increased with warmth, matching the sukuma wiki pattern. The Lesson 4 limewater test compared aerobic and anaerobic conditions</w:t>
            </w:r>
            <w:del w:id="9030" w:author="Claude (AI) - proposed" w:date="2026-10-14T16:33:24Z">
              <w:r>
                <w:rPr>
                  <w:rFonts w:ascii="Arial" w:cs="Arial" w:eastAsia="Arial" w:hAnsi="Arial"/>
                  <w:b w:val="false"/>
                  <w:bCs w:val="false"/>
                  <w:i w:val="false"/>
                  <w:iCs w:val="false"/>
                  <w:color w:val="000000"/>
                  <w:sz w:val="18"/>
                  <w:szCs w:val="18"/>
                </w:rPr>
                <w:delText xml:space="preserve">, not</w:delText>
              </w:r>
            </w:del>
            <w:ins w:id="9031" w:author="Claude (AI) - proposed" w:date="2026-10-14T16:33:24Z">
              <w:r>
                <w:rPr>
                  <w:rFonts w:ascii="Arial" w:cs="Arial" w:eastAsia="Arial" w:hAnsi="Arial"/>
                  <w:b w:val="false"/>
                  <w:bCs w:val="false"/>
                  <w:i w:val="false"/>
                  <w:iCs w:val="false"/>
                  <w:color w:val="000000"/>
                  <w:sz w:val="18"/>
                  <w:szCs w:val="18"/>
                </w:rPr>
                <w:t xml:space="preserve"> with both tubes at the same</w:t>
              </w:r>
            </w:ins>
            <w:r>
              <w:rPr>
                <w:rFonts w:ascii="Arial" w:cs="Arial" w:eastAsia="Arial" w:hAnsi="Arial"/>
                <w:b w:val="false"/>
                <w:bCs w:val="false"/>
                <w:i w:val="false"/>
                <w:iCs w:val="false"/>
                <w:color w:val="000000"/>
                <w:sz w:val="18"/>
                <w:szCs w:val="18"/>
              </w:rPr>
              <w:t xml:space="preserve"> temperature, so it shows that respiration makes CO2</w:t>
            </w:r>
            <w:del w:id="9032" w:author="Claude (AI) - proposed" w:date="2026-10-14T16:33:24Z">
              <w:r>
                <w:rPr>
                  <w:rFonts w:ascii="Arial" w:cs="Arial" w:eastAsia="Arial" w:hAnsi="Arial"/>
                  <w:b w:val="false"/>
                  <w:bCs w:val="false"/>
                  <w:i w:val="false"/>
                  <w:iCs w:val="false"/>
                  <w:color w:val="000000"/>
                  <w:sz w:val="18"/>
                  <w:szCs w:val="18"/>
                </w:rPr>
                <w:delText xml:space="preserve"> but does not itself show the temperature effect (though warming also made the limewater turn milky faster). The balloon bottles with different yeast concentrations also inflated because of CO2 from yeast, showing</w:delText>
              </w:r>
            </w:del>
            <w:ins w:id="9033" w:author="Claude (AI) - proposed" w:date="2026-10-14T16:33:24Z">
              <w:r>
                <w:rPr>
                  <w:rFonts w:ascii="Arial" w:cs="Arial" w:eastAsia="Arial" w:hAnsi="Arial"/>
                  <w:b w:val="false"/>
                  <w:bCs w:val="false"/>
                  <w:i w:val="false"/>
                  <w:iCs w:val="false"/>
                  <w:color w:val="000000"/>
                  <w:sz w:val="18"/>
                  <w:szCs w:val="18"/>
                </w:rPr>
                <w:t xml:space="preserve">, even without oxygen, but it does not show a temperature effect. The Lesson 5 balloon bottles used different amounts of yeast at the same temperature, so they show</w:t>
              </w:r>
            </w:ins>
            <w:r>
              <w:rPr>
                <w:rFonts w:ascii="Arial" w:cs="Arial" w:eastAsia="Arial" w:hAnsi="Arial"/>
                <w:b w:val="false"/>
                <w:bCs w:val="false"/>
                <w:i w:val="false"/>
                <w:iCs w:val="false"/>
                <w:color w:val="000000"/>
                <w:sz w:val="18"/>
                <w:szCs w:val="18"/>
              </w:rPr>
              <w:t xml:space="preserve"> that more yeast gave faster gas production, </w:t>
            </w:r>
            <w:del w:id="9034" w:author="Claude (AI) - proposed" w:date="2026-10-14T16:33:24Z">
              <w:r>
                <w:rPr>
                  <w:rFonts w:ascii="Arial" w:cs="Arial" w:eastAsia="Arial" w:hAnsi="Arial"/>
                  <w:b w:val="false"/>
                  <w:bCs w:val="false"/>
                  <w:i w:val="false"/>
                  <w:iCs w:val="false"/>
                  <w:color w:val="000000"/>
                  <w:sz w:val="18"/>
                  <w:szCs w:val="18"/>
                </w:rPr>
                <w:delText xml:space="preserve">but they did not vary</w:delText>
              </w:r>
            </w:del>
            <w:ins w:id="9035" w:author="Claude (AI) - proposed" w:date="2026-10-14T16:33:24Z">
              <w:r>
                <w:rPr>
                  <w:rFonts w:ascii="Arial" w:cs="Arial" w:eastAsia="Arial" w:hAnsi="Arial"/>
                  <w:b w:val="false"/>
                  <w:bCs w:val="false"/>
                  <w:i w:val="false"/>
                  <w:iCs w:val="false"/>
                  <w:color w:val="000000"/>
                  <w:sz w:val="18"/>
                  <w:szCs w:val="18"/>
                </w:rPr>
                <w:t xml:space="preserve">not an effect of</w:t>
              </w:r>
            </w:ins>
            <w:r>
              <w:rPr>
                <w:rFonts w:ascii="Arial" w:cs="Arial" w:eastAsia="Arial" w:hAnsi="Arial"/>
                <w:b w:val="false"/>
                <w:bCs w:val="false"/>
                <w:i w:val="false"/>
                <w:iCs w:val="false"/>
                <w:color w:val="000000"/>
                <w:sz w:val="18"/>
                <w:szCs w:val="18"/>
              </w:rPr>
              <w:t xml:space="preserve"> temperature. So</w:t>
            </w:r>
            <w:ins w:id="9036" w:author="Claude (AI) - proposed" w:date="2026-10-14T16:33:24Z">
              <w:r>
                <w:rPr>
                  <w:rFonts w:ascii="Arial" w:cs="Arial" w:eastAsia="Arial" w:hAnsi="Arial"/>
                  <w:b w:val="false"/>
                  <w:bCs w:val="false"/>
                  <w:i w:val="false"/>
                  <w:iCs w:val="false"/>
                  <w:color w:val="000000"/>
                  <w:sz w:val="18"/>
                  <w:szCs w:val="18"/>
                </w:rPr>
                <w:t xml:space="preserve"> only</w:t>
              </w:r>
            </w:ins>
            <w:r>
              <w:rPr>
                <w:rFonts w:ascii="Arial" w:cs="Arial" w:eastAsia="Arial" w:hAnsi="Arial"/>
                <w:b w:val="false"/>
                <w:bCs w:val="false"/>
                <w:i w:val="false"/>
                <w:iCs w:val="false"/>
                <w:color w:val="000000"/>
                <w:sz w:val="18"/>
                <w:szCs w:val="18"/>
              </w:rPr>
              <w:t xml:space="preserve"> the Lesson 6 data support the idea that temperature controls respiration rate through enzyme activity</w:t>
            </w:r>
            <w:ins w:id="9037" w:author="Claude (AI) - proposed" w:date="2026-10-14T16:33:24Z">
              <w:r>
                <w:rPr>
                  <w:rFonts w:ascii="Arial" w:cs="Arial" w:eastAsia="Arial" w:hAnsi="Arial"/>
                  <w:b w:val="false"/>
                  <w:bCs w:val="false"/>
                  <w:i w:val="false"/>
                  <w:iCs w:val="false"/>
                  <w:color w:val="000000"/>
                  <w:sz w:val="18"/>
                  <w:szCs w:val="18"/>
                </w:rPr>
                <w:t xml:space="preserve">, and those data come from yeast, not from the leaf</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w:t>
            </w:r>
            <w:ins w:id="9038" w:author="Claude (AI) - proposed" w:date="2026-10-14T16:33:24Z">
              <w:r>
                <w:rPr>
                  <w:rFonts w:ascii="Arial" w:cs="Arial" w:eastAsia="Arial" w:hAnsi="Arial"/>
                  <w:b/>
                  <w:bCs/>
                  <w:i w:val="false"/>
                  <w:iCs w:val="false"/>
                  <w:color w:val="000000"/>
                  <w:sz w:val="18"/>
                  <w:szCs w:val="18"/>
                </w:rPr>
                <w:t xml:space="preserve">, and why gaseous exchange and respiration matter to the plant and to the environment</w:t>
              </w:r>
            </w:ins>
            <w:r>
              <w:rPr>
                <w:rFonts w:ascii="Arial" w:cs="Arial" w:eastAsia="Arial" w:hAnsi="Arial"/>
                <w:b/>
                <w:bCs/>
                <w:i w:val="false"/>
                <w:iCs w:val="false"/>
                <w:color w:val="000000"/>
                <w:sz w:val="18"/>
                <w:szCs w:val="18"/>
              </w:rPr>
              <w:t xml:space="preserve">. (b) Answer the misconception: 'Plants only photosynthesise; they do not respire.' (c) Choose one adaptation for gaseous exchange in a xerophyte or a hydrophyte from Kenya and explain how it helps the plant.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Photosynthesis in the chloroplasts uses CO2 and water to make glucose and oxygen. Respiration in the mitochondria uses that glucose and oxygen to release energy as ATP, and its products are CO2 and water. The CO2 and water made by respiration are raw materials that photosynthesis can use, and the glucose and oxygen made by photosynthesis are the substrates that respiration uses, so the gases cycle in both directions between the two processes. Gaseous exchange structures such as stomata and lenticels let the gases enter and leave the plant, and guard cells control the openings</w:t>
            </w:r>
            <w:ins w:id="9039" w:author="Claude (AI) - proposed" w:date="2026-10-14T16:33:24Z">
              <w:r>
                <w:rPr>
                  <w:rFonts w:ascii="Arial" w:cs="Arial" w:eastAsia="Arial" w:hAnsi="Arial"/>
                  <w:b w:val="false"/>
                  <w:bCs w:val="false"/>
                  <w:i w:val="false"/>
                  <w:iCs w:val="false"/>
                  <w:color w:val="000000"/>
                  <w:sz w:val="18"/>
                  <w:szCs w:val="18"/>
                </w:rPr>
                <w:t xml:space="preserve">. These processes matter because the plant needs CO2 and O2 to make food and to release energy from it, and because its photosynthesis takes carbon dioxide from the air and adds oxygen, which other living things use</w:t>
              </w:r>
            </w:ins>
            <w:r>
              <w:rPr>
                <w:rFonts w:ascii="Arial" w:cs="Arial" w:eastAsia="Arial" w:hAnsi="Arial"/>
                <w:b w:val="false"/>
                <w:bCs w:val="false"/>
                <w:i w:val="false"/>
                <w:iCs w:val="false"/>
                <w:color w:val="000000"/>
                <w:sz w:val="18"/>
                <w:szCs w:val="18"/>
              </w:rPr>
              <w:t xml:space="preserve">. (b) This is wrong. Plant cells respire all the time, day and night, to release energy from glucose. They photosynthesise only when light is available. Plants respire, and the CO2 this produces leaves through the gas-exchange sites. (c) Xerophyte: acacia and cactus plants of the Rift Valley and Turkana have sunken stomata and a thick cuticle, which reduce water loss while still allowing some gas exchange. Hydrophyte: water hyacinth from Lake Victoria has stomata on the upper, air-facing surface and aerenchyma, air-filled tissue that carries gases to submerged parts.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come from stomata, microscopic pores in the leaf surface, which is why they appear at specific spots and not over the whole leaf. Guard cells open each pore when K+ ions enter and water follows by osmosis, making them turgid. The gas in the bubbles comes from </w:t>
            </w:r>
            <w:del w:id="9040" w:author="Claude (AI) - proposed" w:date="2026-10-14T16:33:24Z">
              <w:r>
                <w:rPr>
                  <w:rFonts w:ascii="Arial" w:cs="Arial" w:eastAsia="Arial" w:hAnsi="Arial"/>
                  <w:b w:val="false"/>
                  <w:bCs w:val="false"/>
                  <w:i w:val="false"/>
                  <w:iCs w:val="false"/>
                  <w:color w:val="000000"/>
                  <w:sz w:val="18"/>
                  <w:szCs w:val="18"/>
                </w:rPr>
                <w:delText xml:space="preserve">the leaf's cells and air spaces and leaves</w:delText>
              </w:r>
            </w:del>
            <w:ins w:id="9041" w:author="Claude (AI) - proposed" w:date="2026-10-14T16:33:24Z">
              <w:r>
                <w:rPr>
                  <w:rFonts w:ascii="Arial" w:cs="Arial" w:eastAsia="Arial" w:hAnsi="Arial"/>
                  <w:b w:val="false"/>
                  <w:bCs w:val="false"/>
                  <w:i w:val="false"/>
                  <w:iCs w:val="false"/>
                  <w:color w:val="000000"/>
                  <w:sz w:val="18"/>
                  <w:szCs w:val="18"/>
                </w:rPr>
                <w:t xml:space="preserve">inside the leaf: mostly gas from the air spaces, leaving</w:t>
              </w:r>
            </w:ins>
            <w:r>
              <w:rPr>
                <w:rFonts w:ascii="Arial" w:cs="Arial" w:eastAsia="Arial" w:hAnsi="Arial"/>
                <w:b w:val="false"/>
                <w:bCs w:val="false"/>
                <w:i w:val="false"/>
                <w:iCs w:val="false"/>
                <w:color w:val="000000"/>
                <w:sz w:val="18"/>
                <w:szCs w:val="18"/>
              </w:rPr>
              <w:t xml:space="preserve"> through the open stomata. Two gases are made in the leaf</w:t>
            </w:r>
            <w:ins w:id="9042" w:author="Claude (AI) - proposed" w:date="2026-10-14T16:33:24Z">
              <w:r>
                <w:rPr>
                  <w:rFonts w:ascii="Arial" w:cs="Arial" w:eastAsia="Arial" w:hAnsi="Arial"/>
                  <w:b w:val="false"/>
                  <w:bCs w:val="false"/>
                  <w:i w:val="false"/>
                  <w:iCs w:val="false"/>
                  <w:color w:val="000000"/>
                  <w:sz w:val="18"/>
                  <w:szCs w:val="18"/>
                </w:rPr>
                <w:t xml:space="preserve"> cells</w:t>
              </w:r>
            </w:ins>
            <w:r>
              <w:rPr>
                <w:rFonts w:ascii="Arial" w:cs="Arial" w:eastAsia="Arial" w:hAnsi="Arial"/>
                <w:b w:val="false"/>
                <w:bCs w:val="false"/>
                <w:i w:val="false"/>
                <w:iCs w:val="false"/>
                <w:color w:val="000000"/>
                <w:sz w:val="18"/>
                <w:szCs w:val="18"/>
              </w:rPr>
              <w:t xml:space="preserve">: carbon dioxide, made by aerobic respiration in the mitochondria of mesophyll cells (glycolysis, Krebs cycle and oxidative phosphorylation, giving about 36 to 38 ATP per glucose), and oxygen, made by photosynthesis in the chloroplasts, but only if the submerged leaf receives light. </w:t>
            </w:r>
            <w:del w:id="9043" w:author="Claude (AI) - proposed" w:date="2026-10-14T16:33:24Z">
              <w:r>
                <w:rPr>
                  <w:rFonts w:ascii="Arial" w:cs="Arial" w:eastAsia="Arial" w:hAnsi="Arial"/>
                  <w:b w:val="false"/>
                  <w:bCs w:val="false"/>
                  <w:i w:val="false"/>
                  <w:iCs w:val="false"/>
                  <w:color w:val="000000"/>
                  <w:sz w:val="18"/>
                  <w:szCs w:val="18"/>
                </w:rPr>
                <w:delText xml:space="preserve">Because some CO2 dissolves in the water, the bubbles may contain relatively less CO2 than the leaf produces. We</w:delText>
              </w:r>
            </w:del>
            <w:ins w:id="9044" w:author="Claude (AI) - proposed" w:date="2026-10-14T16:33:24Z">
              <w:r>
                <w:rPr>
                  <w:rFonts w:ascii="Arial" w:cs="Arial" w:eastAsia="Arial" w:hAnsi="Arial"/>
                  <w:b w:val="false"/>
                  <w:bCs w:val="false"/>
                  <w:i w:val="false"/>
                  <w:iCs w:val="false"/>
                  <w:color w:val="000000"/>
                  <w:sz w:val="18"/>
                  <w:szCs w:val="18"/>
                </w:rPr>
                <w:t xml:space="preserve">These may be part of the bubbles, but we</w:t>
              </w:r>
            </w:ins>
            <w:r>
              <w:rPr>
                <w:rFonts w:ascii="Arial" w:cs="Arial" w:eastAsia="Arial" w:hAnsi="Arial"/>
                <w:b w:val="false"/>
                <w:bCs w:val="false"/>
                <w:i w:val="false"/>
                <w:iCs w:val="false"/>
                <w:color w:val="000000"/>
                <w:sz w:val="18"/>
                <w:szCs w:val="18"/>
              </w:rPr>
              <w:t xml:space="preserve"> did not test the leaf bubbles directly, so this is our best explanation from the evidence of the unit rather than a proven fact. Warm water (about 42°C) gave more bubbles than cold water (about 15°C)</w:t>
            </w:r>
            <w:del w:id="9045" w:author="Claude (AI) - proposed" w:date="2026-10-14T16:33:24Z">
              <w:r>
                <w:rPr>
                  <w:rFonts w:ascii="Arial" w:cs="Arial" w:eastAsia="Arial" w:hAnsi="Arial"/>
                  <w:b w:val="false"/>
                  <w:bCs w:val="false"/>
                  <w:i w:val="false"/>
                  <w:iCs w:val="false"/>
                  <w:color w:val="000000"/>
                  <w:sz w:val="18"/>
                  <w:szCs w:val="18"/>
                </w:rPr>
                <w:delText xml:space="preserve"> because</w:delText>
              </w:r>
            </w:del>
            <w:ins w:id="9046" w:author="Claude (AI) - proposed" w:date="2026-10-14T16:33:24Z">
              <w:r>
                <w:rPr>
                  <w:rFonts w:ascii="Arial" w:cs="Arial" w:eastAsia="Arial" w:hAnsi="Arial"/>
                  <w:b w:val="false"/>
                  <w:bCs w:val="false"/>
                  <w:i w:val="false"/>
                  <w:iCs w:val="false"/>
                  <w:color w:val="000000"/>
                  <w:sz w:val="18"/>
                  <w:szCs w:val="18"/>
                </w:rPr>
                <w:t xml:space="preserve">. One likely reason is that</w:t>
              </w:r>
            </w:ins>
            <w:r>
              <w:rPr>
                <w:rFonts w:ascii="Arial" w:cs="Arial" w:eastAsia="Arial" w:hAnsi="Arial"/>
                <w:b w:val="false"/>
                <w:bCs w:val="false"/>
                <w:i w:val="false"/>
                <w:iCs w:val="false"/>
                <w:color w:val="000000"/>
                <w:sz w:val="18"/>
                <w:szCs w:val="18"/>
              </w:rPr>
              <w:t xml:space="preserve"> higher temperature increases the kinetic energy of enzymes and substrates, so enzyme-controlled reactions such as respiration run faster and make more gas, as the </w:t>
            </w:r>
            <w:ins w:id="9047" w:author="Claude (AI) - proposed" w:date="2026-10-14T16:33:24Z">
              <w:r>
                <w:rPr>
                  <w:rFonts w:ascii="Arial" w:cs="Arial" w:eastAsia="Arial" w:hAnsi="Arial"/>
                  <w:b w:val="false"/>
                  <w:bCs w:val="false"/>
                  <w:i w:val="false"/>
                  <w:iCs w:val="false"/>
                  <w:color w:val="000000"/>
                  <w:sz w:val="18"/>
                  <w:szCs w:val="18"/>
                </w:rPr>
                <w:t xml:space="preserve">Lesson 6 </w:t>
              </w:r>
            </w:ins>
            <w:r>
              <w:rPr>
                <w:rFonts w:ascii="Arial" w:cs="Arial" w:eastAsia="Arial" w:hAnsi="Arial"/>
                <w:b w:val="false"/>
                <w:bCs w:val="false"/>
                <w:i w:val="false"/>
                <w:iCs w:val="false"/>
                <w:color w:val="000000"/>
                <w:sz w:val="18"/>
                <w:szCs w:val="18"/>
              </w:rPr>
              <w:t xml:space="preserve">warm and cold yeast results showed</w:t>
            </w:r>
            <w:ins w:id="9048" w:author="Claude (AI) - proposed" w:date="2026-10-14T16:33:24Z">
              <w:r>
                <w:rPr>
                  <w:rFonts w:ascii="Arial" w:cs="Arial" w:eastAsia="Arial" w:hAnsi="Arial"/>
                  <w:b w:val="false"/>
                  <w:bCs w:val="false"/>
                  <w:i w:val="false"/>
                  <w:iCs w:val="false"/>
                  <w:color w:val="000000"/>
                  <w:sz w:val="18"/>
                  <w:szCs w:val="18"/>
                </w:rPr>
                <w:t xml:space="preserve">. Warmth also expands the gas in the leaf and lowers its solubility in water, and our tests did not separate this from the enzyme effect</w:t>
              </w:r>
            </w:ins>
            <w:r>
              <w:rPr>
                <w:rFonts w:ascii="Arial" w:cs="Arial" w:eastAsia="Arial" w:hAnsi="Arial"/>
                <w:b w:val="false"/>
                <w:bCs w:val="false"/>
                <w:i w:val="false"/>
                <w:iCs w:val="false"/>
                <w:color w:val="000000"/>
                <w:sz w:val="18"/>
                <w:szCs w:val="18"/>
              </w:rPr>
              <w:t xml:space="preserve">. Cold water slows the enzymes and reduces bubbles. Plants do 'breathe' in the sense that they continuously exchange gases with their environment through stomata, lenticels, the cuticle and pneumatophores, but they have no lungs. The real work is chemistry inside cells: respiration releases energy stored in glucose as ATP, the same chemistry as in all living cells, including those of a Rift Valley runner. If oxygen is missing, cells can release a smaller amount of energy (2 ATP per glucose) by anaerobic respiration. So a visible stream of bubbles from a sukuma wiki leaf is </w:t>
            </w:r>
            <w:ins w:id="9049" w:author="Claude (AI) - proposed" w:date="2026-10-14T16:33:24Z">
              <w:r>
                <w:rPr>
                  <w:rFonts w:ascii="Arial" w:cs="Arial" w:eastAsia="Arial" w:hAnsi="Arial"/>
                  <w:b w:val="false"/>
                  <w:bCs w:val="false"/>
                  <w:i w:val="false"/>
                  <w:iCs w:val="false"/>
                  <w:color w:val="000000"/>
                  <w:sz w:val="18"/>
                  <w:szCs w:val="18"/>
                </w:rPr>
                <w:t xml:space="preserve">probably </w:t>
              </w:r>
            </w:ins>
            <w:r>
              <w:rPr>
                <w:rFonts w:ascii="Arial" w:cs="Arial" w:eastAsia="Arial" w:hAnsi="Arial"/>
                <w:b w:val="false"/>
                <w:bCs w:val="false"/>
                <w:i w:val="false"/>
                <w:iCs w:val="false"/>
                <w:color w:val="000000"/>
                <w:sz w:val="18"/>
                <w:szCs w:val="18"/>
              </w:rPr>
              <w:t xml:space="preserve">the large-scale sign of microscopic reactions in mitochondria and chloroplasts, with the stomata linking the cell level to the whole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0"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stomata, guard cells and the other sites correctly</w:t>
            </w:r>
            <w:ins w:id="9051" w:author="Claude (AI) - proposed" w:date="2026-10-14T16:33:24Z">
              <w:r>
                <w:rPr>
                  <w:rFonts w:ascii="Arial" w:cs="Arial" w:eastAsia="Arial" w:hAnsi="Arial"/>
                  <w:b w:val="false"/>
                  <w:bCs w:val="false"/>
                  <w:i w:val="false"/>
                  <w:iCs w:val="false"/>
                  <w:color w:val="000000"/>
                  <w:sz w:val="18"/>
                  <w:szCs w:val="18"/>
                </w:rPr>
                <w:t xml:space="preserve">, relates each site to its function,</w:t>
              </w:r>
            </w:ins>
            <w:r>
              <w:rPr>
                <w:rFonts w:ascii="Arial" w:cs="Arial" w:eastAsia="Arial" w:hAnsi="Arial"/>
                <w:b w:val="false"/>
                <w:bCs w:val="false"/>
                <w:i w:val="false"/>
                <w:iCs w:val="false"/>
                <w:color w:val="000000"/>
                <w:sz w:val="18"/>
                <w:szCs w:val="18"/>
              </w:rPr>
              <w:t xml:space="preserve">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52"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stomata and most sites </w:t>
            </w:r>
            <w:ins w:id="9053" w:author="Claude (AI) - proposed" w:date="2026-10-14T16:33:24Z">
              <w:r>
                <w:rPr>
                  <w:rFonts w:ascii="Arial" w:cs="Arial" w:eastAsia="Arial" w:hAnsi="Arial"/>
                  <w:b w:val="false"/>
                  <w:bCs w:val="false"/>
                  <w:i w:val="false"/>
                  <w:iCs w:val="false"/>
                  <w:color w:val="000000"/>
                  <w:sz w:val="18"/>
                  <w:szCs w:val="18"/>
                </w:rPr>
                <w:t xml:space="preserve">with their functions </w:t>
              </w:r>
            </w:ins>
            <w:r>
              <w:rPr>
                <w:rFonts w:ascii="Arial" w:cs="Arial" w:eastAsia="Arial" w:hAnsi="Arial"/>
                <w:b w:val="false"/>
                <w:bCs w:val="false"/>
                <w:i w:val="false"/>
                <w:iCs w:val="false"/>
                <w:color w:val="000000"/>
                <w:sz w:val="18"/>
                <w:szCs w:val="18"/>
              </w:rPr>
              <w:t xml:space="preserve">and gives a</w:t>
            </w:r>
            <w:ins w:id="9054" w:author="Claude (AI) - proposed" w:date="2026-10-14T16:33:24Z">
              <w:r>
                <w:rPr>
                  <w:rFonts w:ascii="Arial" w:cs="Arial" w:eastAsia="Arial" w:hAnsi="Arial"/>
                  <w:b w:val="false"/>
                  <w:bCs w:val="false"/>
                  <w:i w:val="false"/>
                  <w:iCs w:val="false"/>
                  <w:color w:val="000000"/>
                  <w:sz w:val="18"/>
                  <w:szCs w:val="18"/>
                </w:rPr>
                <w:t xml:space="preserve"> correct</w:t>
              </w:r>
            </w:ins>
            <w:r>
              <w:rPr>
                <w:rFonts w:ascii="Arial" w:cs="Arial" w:eastAsia="Arial" w:hAnsi="Arial"/>
                <w:b w:val="false"/>
                <w:bCs w:val="false"/>
                <w:i w:val="false"/>
                <w:iCs w:val="false"/>
                <w:color w:val="000000"/>
                <w:sz w:val="18"/>
                <w:szCs w:val="18"/>
              </w:rPr>
              <w:t xml:space="preserve"> basic account of </w:t>
            </w:r>
            <w:del w:id="9055" w:author="Claude (AI) - proposed" w:date="2026-10-14T16:33:24Z">
              <w:r>
                <w:rPr>
                  <w:rFonts w:ascii="Arial" w:cs="Arial" w:eastAsia="Arial" w:hAnsi="Arial"/>
                  <w:b w:val="false"/>
                  <w:bCs w:val="false"/>
                  <w:i w:val="false"/>
                  <w:iCs w:val="false"/>
                  <w:color w:val="000000"/>
                  <w:sz w:val="18"/>
                  <w:szCs w:val="18"/>
                </w:rPr>
                <w:delText xml:space="preserve">guard cell opening</w:delText>
              </w:r>
            </w:del>
            <w:ins w:id="9056" w:author="Claude (AI) - proposed" w:date="2026-10-14T16:33:24Z">
              <w:r>
                <w:rPr>
                  <w:rFonts w:ascii="Arial" w:cs="Arial" w:eastAsia="Arial" w:hAnsi="Arial"/>
                  <w:b w:val="false"/>
                  <w:bCs w:val="false"/>
                  <w:i w:val="false"/>
                  <w:iCs w:val="false"/>
                  <w:color w:val="000000"/>
                  <w:sz w:val="18"/>
                  <w:szCs w:val="18"/>
                </w:rPr>
                <w:t xml:space="preserve">how guard cells open and close the pore</w:t>
              </w:r>
            </w:ins>
            <w:r>
              <w:rPr>
                <w:rFonts w:ascii="Arial" w:cs="Arial" w:eastAsia="Arial" w:hAnsi="Arial"/>
                <w:b w:val="false"/>
                <w:bCs w:val="false"/>
                <w:i w:val="false"/>
                <w:iCs w:val="false"/>
                <w:color w:val="000000"/>
                <w:sz w:val="18"/>
                <w:szCs w:val="18"/>
              </w:rPr>
              <w:t xml:space="preserve">,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7" w:author="Claude (AI) - proposed" w:date="2026-10-14T16:33: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 sites or says bubbles come from the whole leaf; </w:t>
            </w:r>
            <w:del w:id="9058" w:author="Claude (AI) - proposed" w:date="2026-10-14T16:33:24Z">
              <w:r>
                <w:rPr>
                  <w:rFonts w:ascii="Arial" w:cs="Arial" w:eastAsia="Arial" w:hAnsi="Arial"/>
                  <w:b w:val="false"/>
                  <w:bCs w:val="false"/>
                  <w:i w:val="false"/>
                  <w:iCs w:val="false"/>
                  <w:color w:val="000000"/>
                  <w:sz w:val="18"/>
                  <w:szCs w:val="18"/>
                </w:rPr>
                <w:delText xml:space="preserve">no mechanism for how pores open</w:delText>
              </w:r>
            </w:del>
            <w:ins w:id="9059" w:author="Claude (AI) - proposed" w:date="2026-10-14T16:33:24Z">
              <w:r>
                <w:rPr>
                  <w:rFonts w:ascii="Arial" w:cs="Arial" w:eastAsia="Arial" w:hAnsi="Arial"/>
                  <w:b w:val="false"/>
                  <w:bCs w:val="false"/>
                  <w:i w:val="false"/>
                  <w:iCs w:val="false"/>
                  <w:color w:val="000000"/>
                  <w:sz w:val="18"/>
                  <w:szCs w:val="18"/>
                </w:rPr>
                <w:t xml:space="preserve">gives only part of a mechanism, and only with prompting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ins w:id="9060" w:author="Claude (AI) - proposed" w:date="2026-10-14T16:33:24Z">
              <w:r>
                <w:rPr>
                  <w:rFonts w:ascii="Arial" w:cs="Arial" w:eastAsia="Arial" w:hAnsi="Arial"/>
                  <w:b w:val="false"/>
                  <w:bCs w:val="false"/>
                  <w:i w:val="false"/>
                  <w:iCs w:val="false"/>
                  <w:color w:val="000000"/>
                  <w:sz w:val="18"/>
                  <w:szCs w:val="18"/>
                </w:rPr>
                <w:t xml:space="preserve"> and its economic importance</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1"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correct equations, location of each stage, ATP yields (36 to 38 versus 2) and compares aerobic and anaerobic products accurately</w:t>
            </w:r>
            <w:ins w:id="9062" w:author="Claude (AI) - proposed" w:date="2026-10-14T16:33:24Z">
              <w:r>
                <w:rPr>
                  <w:rFonts w:ascii="Arial" w:cs="Arial" w:eastAsia="Arial" w:hAnsi="Arial"/>
                  <w:b w:val="false"/>
                  <w:bCs w:val="false"/>
                  <w:i w:val="false"/>
                  <w:iCs w:val="false"/>
                  <w:color w:val="000000"/>
                  <w:sz w:val="18"/>
                  <w:szCs w:val="18"/>
                </w:rPr>
                <w:t xml:space="preserve">, and explains with Kenyan examples why anaerobic respiration is economically useful</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63"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equations and some locations or ATP figures, </w:t>
            </w:r>
            <w:ins w:id="9064" w:author="Claude (AI) - proposed" w:date="2026-10-14T16:33:24Z">
              <w:r>
                <w:rPr>
                  <w:rFonts w:ascii="Arial" w:cs="Arial" w:eastAsia="Arial" w:hAnsi="Arial"/>
                  <w:b w:val="false"/>
                  <w:bCs w:val="false"/>
                  <w:i w:val="false"/>
                  <w:iCs w:val="false"/>
                  <w:color w:val="000000"/>
                  <w:sz w:val="18"/>
                  <w:szCs w:val="18"/>
                </w:rPr>
                <w:t xml:space="preserve">compares aerobic and anaerobic respiration and gives a Kenyan example, </w:t>
              </w:r>
            </w:ins>
            <w:r>
              <w:rPr>
                <w:rFonts w:ascii="Arial" w:cs="Arial" w:eastAsia="Arial" w:hAnsi="Arial"/>
                <w:b w:val="false"/>
                <w:bCs w:val="false"/>
                <w:i w:val="false"/>
                <w:iCs w:val="false"/>
                <w:color w:val="000000"/>
                <w:sz w:val="18"/>
                <w:szCs w:val="18"/>
              </w:rPr>
              <w:t xml:space="preserve">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5" w:author="Claude (AI) - proposed" w:date="2026-10-14T16:33: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the products or conditions of aerobic and anaerobic respiration, or omits equations</w:t>
            </w:r>
            <w:ins w:id="9066" w:author="Claude (AI) - proposed" w:date="2026-10-14T16:33:24Z">
              <w:r>
                <w:rPr>
                  <w:rFonts w:ascii="Arial" w:cs="Arial" w:eastAsia="Arial" w:hAnsi="Arial"/>
                  <w:b w:val="false"/>
                  <w:bCs w:val="false"/>
                  <w:i w:val="false"/>
                  <w:iCs w:val="false"/>
                  <w:color w:val="000000"/>
                  <w:sz w:val="18"/>
                  <w:szCs w:val="18"/>
                </w:rPr>
                <w:t xml:space="preserve">, and gives an example only with prompting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7"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data from the sukuma wiki and yeast investigations, matches each investigation to what it actually tested, is honest about what was not tested</w:t>
            </w:r>
            <w:ins w:id="9068" w:author="Claude (AI) - proposed" w:date="2026-10-14T16:33:24Z">
              <w:r>
                <w:rPr>
                  <w:rFonts w:ascii="Arial" w:cs="Arial" w:eastAsia="Arial" w:hAnsi="Arial"/>
                  <w:b w:val="false"/>
                  <w:bCs w:val="false"/>
                  <w:i w:val="false"/>
                  <w:iCs w:val="false"/>
                  <w:color w:val="000000"/>
                  <w:sz w:val="18"/>
                  <w:szCs w:val="18"/>
                </w:rPr>
                <w:t xml:space="preserve"> (including the untested leaf bubbles)</w:t>
              </w:r>
            </w:ins>
            <w:r>
              <w:rPr>
                <w:rFonts w:ascii="Arial" w:cs="Arial" w:eastAsia="Arial" w:hAnsi="Arial"/>
                <w:b w:val="false"/>
                <w:bCs w:val="false"/>
                <w:i w:val="false"/>
                <w:iCs w:val="false"/>
                <w:color w:val="000000"/>
                <w:sz w:val="18"/>
                <w:szCs w:val="18"/>
              </w:rPr>
              <w:t xml:space="preserve">, and explains the temperature effect through enzyme kinetic energy and collisions</w:t>
            </w:r>
            <w:ins w:id="9069" w:author="Claude (AI) - proposed" w:date="2026-10-14T16:33:24Z">
              <w:r>
                <w:rPr>
                  <w:rFonts w:ascii="Arial" w:cs="Arial" w:eastAsia="Arial" w:hAnsi="Arial"/>
                  <w:b w:val="false"/>
                  <w:bCs w:val="false"/>
                  <w:i w:val="false"/>
                  <w:iCs w:val="false"/>
                  <w:color w:val="000000"/>
                  <w:sz w:val="18"/>
                  <w:szCs w:val="18"/>
                </w:rPr>
                <w:t xml:space="preserve"> and through the effect of warmth on gas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70"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warmth speeds up reactions and cites </w:t>
            </w:r>
            <w:del w:id="9071" w:author="Claude (AI) - proposed" w:date="2026-10-14T16:33:24Z">
              <w:r>
                <w:rPr>
                  <w:rFonts w:ascii="Arial" w:cs="Arial" w:eastAsia="Arial" w:hAnsi="Arial"/>
                  <w:b w:val="false"/>
                  <w:bCs w:val="false"/>
                  <w:i w:val="false"/>
                  <w:iCs w:val="false"/>
                  <w:color w:val="000000"/>
                  <w:sz w:val="18"/>
                  <w:szCs w:val="18"/>
                </w:rPr>
                <w:delText xml:space="preserve">some evidence</w:delText>
              </w:r>
            </w:del>
            <w:ins w:id="9072" w:author="Claude (AI) - proposed" w:date="2026-10-14T16:33:24Z">
              <w:r>
                <w:rPr>
                  <w:rFonts w:ascii="Arial" w:cs="Arial" w:eastAsia="Arial" w:hAnsi="Arial"/>
                  <w:b w:val="false"/>
                  <w:bCs w:val="false"/>
                  <w:i w:val="false"/>
                  <w:iCs w:val="false"/>
                  <w:color w:val="000000"/>
                  <w:sz w:val="18"/>
                  <w:szCs w:val="18"/>
                </w:rPr>
                <w:t xml:space="preserve">evidence from the correct investigation</w:t>
              </w:r>
            </w:ins>
            <w:r>
              <w:rPr>
                <w:rFonts w:ascii="Arial" w:cs="Arial" w:eastAsia="Arial" w:hAnsi="Arial"/>
                <w:b w:val="false"/>
                <w:bCs w:val="false"/>
                <w:i w:val="false"/>
                <w:iCs w:val="false"/>
                <w:color w:val="000000"/>
                <w:sz w:val="18"/>
                <w:szCs w:val="18"/>
              </w:rPr>
              <w:t xml:space="preserve">, with limited reasoning</w:t>
            </w:r>
            <w:ins w:id="9073" w:author="Claude (AI) - proposed" w:date="2026-10-14T16:33:24Z">
              <w:r>
                <w:rPr>
                  <w:rFonts w:ascii="Arial" w:cs="Arial" w:eastAsia="Arial" w:hAnsi="Arial"/>
                  <w:b w:val="false"/>
                  <w:bCs w:val="false"/>
                  <w:i w:val="false"/>
                  <w:iCs w:val="false"/>
                  <w:color w:val="000000"/>
                  <w:sz w:val="18"/>
                  <w:szCs w:val="18"/>
                </w:rPr>
                <w:t xml:space="preserve"> about enzymes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4" w:author="Claude (AI) - proposed" w:date="2026-10-14T16:33: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temperature effect without evidence or reasoning</w:t>
            </w:r>
            <w:ins w:id="9075" w:author="Claude (AI) - proposed" w:date="2026-10-14T16:33:24Z">
              <w:r>
                <w:rPr>
                  <w:rFonts w:ascii="Arial" w:cs="Arial" w:eastAsia="Arial" w:hAnsi="Arial"/>
                  <w:b w:val="false"/>
                  <w:bCs w:val="false"/>
                  <w:i w:val="false"/>
                  <w:iCs w:val="false"/>
                  <w:color w:val="000000"/>
                  <w:sz w:val="18"/>
                  <w:szCs w:val="18"/>
                </w:rPr>
                <w:t xml:space="preserve">, or credits it to the wrong investigation</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6"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shows the two-way flow of CO2, water, O2 and glucose, corrects the misconception, </w:t>
            </w:r>
            <w:del w:id="9077" w:author="Claude (AI) - proposed" w:date="2026-10-14T16:33:24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links the cell level to the whole leaf</w:t>
            </w:r>
            <w:ins w:id="9078" w:author="Claude (AI) - proposed" w:date="2026-10-14T16:33:24Z">
              <w:r>
                <w:rPr>
                  <w:rFonts w:ascii="Arial" w:cs="Arial" w:eastAsia="Arial" w:hAnsi="Arial"/>
                  <w:b w:val="false"/>
                  <w:bCs w:val="false"/>
                  <w:i w:val="false"/>
                  <w:iCs w:val="false"/>
                  <w:color w:val="000000"/>
                  <w:sz w:val="18"/>
                  <w:szCs w:val="18"/>
                </w:rPr>
                <w:t xml:space="preserve">, and says why gaseous exchange and respiration matter to the plant and the environment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79"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link between the processes</w:t>
            </w:r>
            <w:ins w:id="9080" w:author="Claude (AI) - proposed" w:date="2026-10-14T16:33:24Z">
              <w:r>
                <w:rPr>
                  <w:rFonts w:ascii="Arial" w:cs="Arial" w:eastAsia="Arial" w:hAnsi="Arial"/>
                  <w:b w:val="false"/>
                  <w:bCs w:val="false"/>
                  <w:i w:val="false"/>
                  <w:iCs w:val="false"/>
                  <w:color w:val="000000"/>
                  <w:sz w:val="18"/>
                  <w:szCs w:val="18"/>
                </w:rPr>
                <w:t xml:space="preserve"> and corrects the misconception</w:t>
              </w:r>
            </w:ins>
            <w:r>
              <w:rPr>
                <w:rFonts w:ascii="Arial" w:cs="Arial" w:eastAsia="Arial" w:hAnsi="Arial"/>
                <w:b w:val="false"/>
                <w:bCs w:val="false"/>
                <w:i w:val="false"/>
                <w:iCs w:val="false"/>
                <w:color w:val="000000"/>
                <w:sz w:val="18"/>
                <w:szCs w:val="18"/>
              </w:rPr>
              <w:t xml:space="preserve">, with the cell-to-leaf connection </w:t>
            </w:r>
            <w:ins w:id="9081" w:author="Claude (AI) - proposed" w:date="2026-10-14T16:33:24Z">
              <w:r>
                <w:rPr>
                  <w:rFonts w:ascii="Arial" w:cs="Arial" w:eastAsia="Arial" w:hAnsi="Arial"/>
                  <w:b w:val="false"/>
                  <w:bCs w:val="false"/>
                  <w:i w:val="false"/>
                  <w:iCs w:val="false"/>
                  <w:color w:val="000000"/>
                  <w:sz w:val="18"/>
                  <w:szCs w:val="18"/>
                </w:rPr>
                <w:t xml:space="preserve">or the environmental importance </w:t>
              </w:r>
            </w:ins>
            <w:r>
              <w:rPr>
                <w:rFonts w:ascii="Arial" w:cs="Arial" w:eastAsia="Arial" w:hAnsi="Arial"/>
                <w:b w:val="false"/>
                <w:bCs w:val="false"/>
                <w:i w:val="false"/>
                <w:iCs w:val="false"/>
                <w:color w:val="000000"/>
                <w:sz w:val="18"/>
                <w:szCs w:val="18"/>
              </w:rPr>
              <w:t xml:space="preserve">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2" w:author="Claude (AI) - proposed" w:date="2026-10-14T16:33:24Z">
              <w:r>
                <w:rPr>
                  <w:rFonts w:ascii="Arial" w:cs="Arial" w:eastAsia="Arial" w:hAnsi="Arial"/>
                  <w:b w:val="false"/>
                  <w:bCs w:val="false"/>
                  <w:i w:val="false"/>
                  <w:iCs w:val="false"/>
                  <w:color w:val="000000"/>
                  <w:sz w:val="18"/>
                  <w:szCs w:val="18"/>
                </w:rPr>
                <w:delText xml:space="preserve">Treats</w:delText>
              </w:r>
            </w:del>
            <w:ins w:id="9083" w:author="Claude (AI) - proposed" w:date="2026-10-14T16:33:24Z">
              <w:r>
                <w:rPr>
                  <w:rFonts w:ascii="Arial" w:cs="Arial" w:eastAsia="Arial" w:hAnsi="Arial"/>
                  <w:b w:val="false"/>
                  <w:bCs w:val="false"/>
                  <w:i w:val="false"/>
                  <w:iCs w:val="false"/>
                  <w:color w:val="000000"/>
                  <w:sz w:val="18"/>
                  <w:szCs w:val="18"/>
                </w:rPr>
                <w:t xml:space="preserve">Approaches Expectations: Treats the</w:t>
              </w:r>
            </w:ins>
            <w:r>
              <w:rPr>
                <w:rFonts w:ascii="Arial" w:cs="Arial" w:eastAsia="Arial" w:hAnsi="Arial"/>
                <w:b w:val="false"/>
                <w:bCs w:val="false"/>
                <w:i w:val="false"/>
                <w:iCs w:val="false"/>
                <w:color w:val="000000"/>
                <w:sz w:val="18"/>
                <w:szCs w:val="18"/>
              </w:rPr>
              <w:t xml:space="preserve">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84" w:author="Claude (AI) - proposed" w:date="2026-10-14T16:33:2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85" w:author="Claude (AI) - proposed" w:date="2026-10-14T16:33:2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86" w:author="Claude (AI) - proposed" w:date="2026-10-14T16:33:2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zsl_btk6cnydiopgubs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kwwvgowef9_-zekxr3g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sn7qxtfhd4v9gbbpsfd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zsl_btk6cnydiopgubsi" Type="http://schemas.openxmlformats.org/officeDocument/2006/relationships/hyperlink" Target="https://creativecommons.org/licenses/by-nc/4.0/" TargetMode="External"/><Relationship Id="rIdfkwwvgowef9_-zekxr3gm" Type="http://schemas.openxmlformats.org/officeDocument/2006/relationships/hyperlink" Target="https://creativecommons.org/licenses/by-nc/4.0/" TargetMode="External"/><Relationship Id="rId6sn7qxtfhd4v9gbbpsfd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2026-10-14T16:33:22.100Z</dcterms:created>
  <dcterms:modified xsi:type="dcterms:W3CDTF">2026-10-14T16:33:22.100Z</dcterms:modified>
</cp:coreProperties>
</file>

<file path=docProps/custom.xml><?xml version="1.0" encoding="utf-8"?>
<Properties xmlns="http://schemas.openxmlformats.org/officeDocument/2006/custom-properties" xmlns:vt="http://schemas.openxmlformats.org/officeDocument/2006/docPropsVTypes"/>
</file>