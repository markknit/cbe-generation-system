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4T16:33:11Z">
              <w:r>
                <w:rPr>
                  <w:rFonts w:ascii="Arial" w:cs="Arial" w:eastAsia="Arial" w:hAnsi="Arial"/>
                  <w:b w:val="false"/>
                  <w:bCs w:val="false"/>
                  <w:i w:val="false"/>
                  <w:iCs w:val="false"/>
                  <w:color w:val="000000"/>
                  <w:sz w:val="18"/>
                  <w:szCs w:val="18"/>
                </w:rPr>
                <w:t xml:space="preserve"> You may show your understanding in writing, with annotated diagrams, or by explaining aloud to your teacher, and you may use Kiswahili words alongside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t>
            </w:r>
            <w:del w:id="9002" w:author="Claude (AI) - proposed" w:date="2026-10-14T16:33:11Z">
              <w:r>
                <w:rPr>
                  <w:rFonts w:ascii="Arial" w:cs="Arial" w:eastAsia="Arial" w:hAnsi="Arial"/>
                  <w:b/>
                  <w:bCs/>
                  <w:i w:val="false"/>
                  <w:iCs w:val="false"/>
                  <w:color w:val="000000"/>
                  <w:sz w:val="18"/>
                  <w:szCs w:val="18"/>
                </w:rPr>
                <w:delText xml:space="preserve">wheelchair ramp</w:delText>
              </w:r>
            </w:del>
            <w:ins w:id="9003" w:author="Claude (AI) - proposed" w:date="2026-10-14T16:33:11Z">
              <w:r>
                <w:rPr>
                  <w:rFonts w:ascii="Arial" w:cs="Arial" w:eastAsia="Arial" w:hAnsi="Arial"/>
                  <w:b/>
                  <w:bCs/>
                  <w:i w:val="false"/>
                  <w:iCs w:val="false"/>
                  <w:color w:val="000000"/>
                  <w:sz w:val="18"/>
                  <w:szCs w:val="18"/>
                </w:rPr>
                <w:t xml:space="preserve">loading ramp for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4T16:33: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4T16:33: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4T16:33: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v04ymjejznmgtbztayr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jao2xumfeswcl7e9q-s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jxkcv-e7owhlxb8pdea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v04ymjejznmgtbztayrv" Type="http://schemas.openxmlformats.org/officeDocument/2006/relationships/hyperlink" Target="https://creativecommons.org/licenses/by-nc/4.0/" TargetMode="External"/><Relationship Id="rIdfjao2xumfeswcl7e9q-sr" Type="http://schemas.openxmlformats.org/officeDocument/2006/relationships/hyperlink" Target="https://creativecommons.org/licenses/by-nc/4.0/" TargetMode="External"/><Relationship Id="rIdljxkcv-e7owhlxb8pdea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2026-10-14T16:33:10.373Z</dcterms:created>
  <dcterms:modified xsi:type="dcterms:W3CDTF">2026-10-14T16:33:10.373Z</dcterms:modified>
</cp:coreProperties>
</file>

<file path=docProps/custom.xml><?xml version="1.0" encoding="utf-8"?>
<Properties xmlns="http://schemas.openxmlformats.org/officeDocument/2006/custom-properties" xmlns:vt="http://schemas.openxmlformats.org/officeDocument/2006/docPropsVTypes"/>
</file>