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TRIGONOMETRY 1</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4T16:33:10Z"/>
              </w:rPr>
            </w:pPr>
            <w:ins w:id="9001" w:author="Claude (AI) - proposed" w:date="2026-10-14T16:33:10Z">
              <w:r>
                <w:rPr>
                  <w:rFonts w:ascii="Arial" w:cs="Arial" w:eastAsia="Arial" w:hAnsi="Arial"/>
                  <w:b w:val="false"/>
                  <w:bCs w:val="false"/>
                  <w:i w:val="false"/>
                  <w:iCs w:val="false"/>
                  <w:color w:val="000000"/>
                  <w:sz w:val="18"/>
                  <w:szCs w:val="18"/>
                </w:rPr>
                <w:t xml:space="preserve">8 lessons: 1 × 40 minutes (Lesson 2) + 7 × 80 minutes (Lessons 1, 3, 4, 5, 6, 7, 8) = 600 minutes total (the same as 15 forty-minute periods)</w:t>
              </w:r>
            </w:ins>
          </w:p>
          <w:p>
            <w:pPr>
              <w:keepNext w:val="false"/>
              <w:spacing w:after="40" w:before="0"/>
              <w:jc w:val="left"/>
              <w:rPr>
                <w:del w:id="9004" w:author="Claude (AI) - proposed" w:date="2026-10-14T16:33:10Z"/>
              </w:rPr>
            </w:pPr>
            <w:del w:id="9003" w:author="Claude (AI) - proposed" w:date="2026-10-14T16:33:10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6" w:author="Claude (AI) - proposed" w:date="2026-10-14T16:33:10Z"/>
              </w:rPr>
            </w:pPr>
            <w:ins w:id="9005" w:author="Claude (AI) - proposed" w:date="2026-10-14T16:33:10Z">
              <w:r>
                <w:rPr>
                  <w:rFonts w:ascii="Arial" w:cs="Arial" w:eastAsia="Arial" w:hAnsi="Arial"/>
                  <w:b w:val="false"/>
                  <w:bCs w:val="false"/>
                  <w:i w:val="false"/>
                  <w:iCs w:val="false"/>
                  <w:color w:val="000000"/>
                  <w:sz w:val="18"/>
                  <w:szCs w:val="18"/>
                </w:rPr>
                <w:t xml:space="preserve">KICD content bullets:</w:t>
              </w:r>
            </w:ins>
          </w:p>
          <w:p>
            <w:pPr>
              <w:spacing w:after="30" w:before="0"/>
              <w:ind w:left="360" w:hanging="180"/>
              <w:jc w:val="left"/>
              <w:rPr>
                <w:ins w:id="9008" w:author="Claude (AI) - proposed" w:date="2026-10-14T16:33:10Z"/>
              </w:rPr>
            </w:pPr>
            <w:ins w:id="9007" w:author="Claude (AI) - proposed" w:date="2026-10-14T16:33:10Z">
              <w:r>
                <w:rPr>
                  <w:rFonts w:ascii="Arial" w:cs="Arial" w:eastAsia="Arial" w:hAnsi="Arial"/>
                  <w:b w:val="false"/>
                  <w:bCs w:val="false"/>
                  <w:i w:val="false"/>
                  <w:iCs w:val="false"/>
                  <w:color w:val="000000"/>
                  <w:sz w:val="18"/>
                  <w:szCs w:val="18"/>
                </w:rPr>
                <w:t xml:space="preserve">–  Trigonometric ratios of acute angles</w:t>
              </w:r>
            </w:ins>
          </w:p>
          <w:p>
            <w:pPr>
              <w:spacing w:after="30" w:before="0"/>
              <w:ind w:left="360" w:hanging="180"/>
              <w:jc w:val="left"/>
              <w:rPr>
                <w:ins w:id="9010" w:author="Claude (AI) - proposed" w:date="2026-10-14T16:33:10Z"/>
              </w:rPr>
            </w:pPr>
            <w:ins w:id="9009" w:author="Claude (AI) - proposed" w:date="2026-10-14T16:33:10Z">
              <w:r>
                <w:rPr>
                  <w:rFonts w:ascii="Arial" w:cs="Arial" w:eastAsia="Arial" w:hAnsi="Arial"/>
                  <w:b w:val="false"/>
                  <w:bCs w:val="false"/>
                  <w:i w:val="false"/>
                  <w:iCs w:val="false"/>
                  <w:color w:val="000000"/>
                  <w:sz w:val="18"/>
                  <w:szCs w:val="18"/>
                </w:rPr>
                <w:t xml:space="preserve">–  Sines and cosines of complementary angles</w:t>
              </w:r>
            </w:ins>
          </w:p>
          <w:p>
            <w:pPr>
              <w:spacing w:after="30" w:before="0"/>
              <w:ind w:left="360" w:hanging="180"/>
              <w:jc w:val="left"/>
              <w:rPr>
                <w:ins w:id="9012" w:author="Claude (AI) - proposed" w:date="2026-10-14T16:33:10Z"/>
              </w:rPr>
            </w:pPr>
            <w:ins w:id="9011" w:author="Claude (AI) - proposed" w:date="2026-10-14T16:33:10Z">
              <w:r>
                <w:rPr>
                  <w:rFonts w:ascii="Arial" w:cs="Arial" w:eastAsia="Arial" w:hAnsi="Arial"/>
                  <w:b w:val="false"/>
                  <w:bCs w:val="false"/>
                  <w:i w:val="false"/>
                  <w:iCs w:val="false"/>
                  <w:color w:val="000000"/>
                  <w:sz w:val="18"/>
                  <w:szCs w:val="18"/>
                </w:rPr>
                <w:t xml:space="preserve">–  Trigonometric ratios of special angles</w:t>
              </w:r>
            </w:ins>
          </w:p>
          <w:p>
            <w:pPr>
              <w:spacing w:after="30" w:before="0"/>
              <w:ind w:left="360" w:hanging="180"/>
              <w:jc w:val="left"/>
              <w:rPr>
                <w:ins w:id="9014" w:author="Claude (AI) - proposed" w:date="2026-10-14T16:33:10Z"/>
              </w:rPr>
            </w:pPr>
            <w:ins w:id="9013" w:author="Claude (AI) - proposed" w:date="2026-10-14T16:33:10Z">
              <w:r>
                <w:rPr>
                  <w:rFonts w:ascii="Arial" w:cs="Arial" w:eastAsia="Arial" w:hAnsi="Arial"/>
                  <w:b w:val="false"/>
                  <w:bCs w:val="false"/>
                  <w:i w:val="false"/>
                  <w:iCs w:val="false"/>
                  <w:color w:val="000000"/>
                  <w:sz w:val="18"/>
                  <w:szCs w:val="18"/>
                </w:rPr>
                <w:t xml:space="preserve">–  Application of trigonometric ratios</w:t>
              </w:r>
            </w:ins>
          </w:p>
          <w:p>
            <w:pPr>
              <w:keepNext w:val="false"/>
              <w:spacing w:after="40" w:before="0"/>
              <w:jc w:val="left"/>
              <w:rPr>
                <w:ins w:id="9016" w:author="Claude (AI) - proposed" w:date="2026-10-14T16:33:10Z"/>
              </w:rPr>
            </w:pPr>
            <w:ins w:id="9015" w:author="Claude (AI) - proposed" w:date="2026-10-14T16:33:1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18" w:author="Claude (AI) - proposed" w:date="2026-10-14T16:33:10Z"/>
              </w:rPr>
            </w:pPr>
            <w:ins w:id="9017" w:author="Claude (AI) - proposed" w:date="2026-10-14T16:33:10Z">
              <w:r>
                <w:rPr>
                  <w:rFonts w:ascii="Arial" w:cs="Arial" w:eastAsia="Arial" w:hAnsi="Arial"/>
                  <w:b w:val="false"/>
                  <w:bCs w:val="false"/>
                  <w:i w:val="false"/>
                  <w:iCs w:val="false"/>
                  <w:color w:val="000000"/>
                  <w:sz w:val="18"/>
                  <w:szCs w:val="18"/>
                </w:rPr>
                <w:t xml:space="preserve">How this sequence develops them:</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 (sine, cosine, tangent) — definitions using right-angled triangles and calculation using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 — relationship between sin θ and cos(90° − θ)</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sine, cosine, and tangent of acute angles (tan θ = sin θ / cos θ)</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special angles: 30°, 45°, 60°, and 90° — derived using an isosceles right-angled triangle and an equilateral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in solving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elevation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depression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trigonometry (surveying, construction, navigation, height and distance problems in Kenyan contexts)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trigonometric ratios of acute angles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b) relate sines and cosines of complementary angles,</w:t>
            </w:r>
          </w:p>
          <w:p>
            <w:pPr>
              <w:keepNext w:val="false"/>
              <w:spacing w:after="40" w:before="0"/>
              <w:jc w:val="left"/>
            </w:pPr>
            <w:r>
              <w:rPr>
                <w:rFonts w:ascii="Arial" w:cs="Arial" w:eastAsia="Arial" w:hAnsi="Arial"/>
                <w:b w:val="false"/>
                <w:bCs w:val="false"/>
                <w:i w:val="false"/>
                <w:iCs w:val="false"/>
                <w:color w:val="000000"/>
                <w:sz w:val="18"/>
                <w:szCs w:val="18"/>
              </w:rPr>
              <w:t xml:space="preserve">c) relate the sine, cosine, and tangent of acute angles,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trigonometric ratios of special angles: 30°, 45°, 60° and 90° using triangles,</w:t>
            </w:r>
          </w:p>
          <w:p>
            <w:pPr>
              <w:keepNext w:val="false"/>
              <w:spacing w:after="40" w:before="0"/>
              <w:jc w:val="left"/>
            </w:pPr>
            <w:r>
              <w:rPr>
                <w:rFonts w:ascii="Arial" w:cs="Arial" w:eastAsia="Arial" w:hAnsi="Arial"/>
                <w:b w:val="false"/>
                <w:bCs w:val="false"/>
                <w:i w:val="false"/>
                <w:iCs w:val="false"/>
                <w:color w:val="000000"/>
                <w:sz w:val="18"/>
                <w:szCs w:val="18"/>
              </w:rPr>
              <w:t xml:space="preserve">e) apply trigonometric ratios to angles of elevation and depression,</w:t>
            </w:r>
          </w:p>
          <w:p>
            <w:pPr>
              <w:keepNext w:val="false"/>
              <w:spacing w:after="40" w:before="0"/>
              <w:jc w:val="left"/>
            </w:pPr>
            <w:r>
              <w:rPr>
                <w:rFonts w:ascii="Arial" w:cs="Arial" w:eastAsia="Arial" w:hAnsi="Arial"/>
                <w:b w:val="false"/>
                <w:bCs w:val="false"/>
                <w:i w:val="false"/>
                <w:iCs w:val="false"/>
                <w:color w:val="000000"/>
                <w:sz w:val="18"/>
                <w:szCs w:val="18"/>
              </w:rPr>
              <w:t xml:space="preserve">f) reflect on the use of trigonometry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20" w:author="Claude (AI) - proposed" w:date="2026-10-14T16:33:10Z"/>
              </w:rPr>
            </w:pPr>
            <w:ins w:id="9019" w:author="Claude (AI) - proposed" w:date="2026-10-14T16:33:10Z">
              <w:r>
                <w:rPr>
                  <w:rFonts w:ascii="Arial" w:cs="Arial" w:eastAsia="Arial" w:hAnsi="Arial"/>
                  <w:b w:val="false"/>
                  <w:bCs w:val="false"/>
                  <w:i w:val="false"/>
                  <w:iCs w:val="false"/>
                  <w:color w:val="000000"/>
                  <w:sz w:val="18"/>
                  <w:szCs w:val="18"/>
                </w:rPr>
                <w:t xml:space="preserve">–  Creativity and Imagination: the learner makes a simple clinometer using locally available material and uses it as a learning resource. (In this unit: the clinometer is made at home after Lesson 5 and used in the Lesson 8 extension.)</w:t>
              </w:r>
            </w:ins>
          </w:p>
          <w:p>
            <w:pPr>
              <w:spacing w:after="30" w:before="0"/>
              <w:ind w:left="360" w:hanging="180"/>
              <w:jc w:val="left"/>
              <w:rPr>
                <w:ins w:id="9022" w:author="Claude (AI) - proposed" w:date="2026-10-14T16:33:10Z"/>
              </w:rPr>
            </w:pPr>
            <w:ins w:id="9021" w:author="Claude (AI) - proposed" w:date="2026-10-14T16:33:10Z">
              <w:r>
                <w:rPr>
                  <w:rFonts w:ascii="Arial" w:cs="Arial" w:eastAsia="Arial" w:hAnsi="Arial"/>
                  <w:b w:val="false"/>
                  <w:bCs w:val="false"/>
                  <w:i w:val="false"/>
                  <w:iCs w:val="false"/>
                  <w:color w:val="000000"/>
                  <w:sz w:val="18"/>
                  <w:szCs w:val="18"/>
                </w:rPr>
                <w:t xml:space="preserve">–  Critical Thinking and Problem Solving: the learner discusses and makes observations about the sine and cosine of complementary angles, and applies trigonometric ratios in the solution of triangles. (In this unit: the complementary-angle table in Lesson 3; solving triangles and elevation and depression problems in Lessons 6 to 8.)</w:t>
              </w:r>
            </w:ins>
          </w:p>
          <w:p>
            <w:pPr>
              <w:spacing w:after="30" w:before="0"/>
              <w:ind w:left="360" w:hanging="180"/>
              <w:jc w:val="left"/>
              <w:rPr>
                <w:ins w:id="9024" w:author="Claude (AI) - proposed" w:date="2026-10-14T16:33:10Z"/>
              </w:rPr>
            </w:pPr>
            <w:ins w:id="9023" w:author="Claude (AI) - proposed" w:date="2026-10-14T16:33:10Z">
              <w:r>
                <w:rPr>
                  <w:rFonts w:ascii="Arial" w:cs="Arial" w:eastAsia="Arial" w:hAnsi="Arial"/>
                  <w:b w:val="false"/>
                  <w:bCs w:val="false"/>
                  <w:i w:val="false"/>
                  <w:iCs w:val="false"/>
                  <w:color w:val="000000"/>
                  <w:sz w:val="18"/>
                  <w:szCs w:val="18"/>
                </w:rPr>
                <w:t xml:space="preserve">–  Digital literacy: the learner uses digital devices and other resources such as books, manuals, and journals to learn more about trigonometric ratios. (In this unit: calculators and mathematical tables in Lessons 2 to 8, and books, manuals or a school digital device to see how to build a clinometer.)</w:t>
              </w:r>
            </w:ins>
          </w:p>
          <w:p>
            <w:pPr>
              <w:spacing w:after="30" w:before="0"/>
              <w:ind w:left="360" w:hanging="180"/>
              <w:jc w:val="left"/>
              <w:rPr>
                <w:del w:id="9026" w:author="Claude (AI) - proposed" w:date="2026-10-14T16:33:10Z"/>
              </w:rPr>
            </w:pPr>
            <w:del w:id="9025" w:author="Claude (AI) - proposed" w:date="2026-10-14T16:33:10Z">
              <w:r>
                <w:rPr>
                  <w:rFonts w:ascii="Arial" w:cs="Arial" w:eastAsia="Arial" w:hAnsi="Arial"/>
                  <w:b w:val="false"/>
                  <w:bCs w:val="false"/>
                  <w:i w:val="false"/>
                  <w:iCs w:val="false"/>
                  <w:color w:val="000000"/>
                  <w:sz w:val="18"/>
                  <w:szCs w:val="18"/>
                </w:rPr>
                <w:delText xml:space="preserve">–  Communication and Collaboration: the learner works in groups to draw right-angled triangles, generate tables of trigonometric ratios for complementary angles, and discuss patterns and relationships observed — sharing findings with peers and the teacher.</w:delText>
              </w:r>
            </w:del>
          </w:p>
          <w:p>
            <w:pPr>
              <w:spacing w:after="30" w:before="0"/>
              <w:ind w:left="360" w:hanging="180"/>
              <w:jc w:val="left"/>
              <w:rPr>
                <w:del w:id="9028" w:author="Claude (AI) - proposed" w:date="2026-10-14T16:33:10Z"/>
              </w:rPr>
            </w:pPr>
            <w:del w:id="9027" w:author="Claude (AI) - proposed" w:date="2026-10-14T16:33:10Z">
              <w:r>
                <w:rPr>
                  <w:rFonts w:ascii="Arial" w:cs="Arial" w:eastAsia="Arial" w:hAnsi="Arial"/>
                  <w:b w:val="false"/>
                  <w:bCs w:val="false"/>
                  <w:i w:val="false"/>
                  <w:iCs w:val="false"/>
                  <w:color w:val="000000"/>
                  <w:sz w:val="18"/>
                  <w:szCs w:val="18"/>
                </w:rPr>
                <w:delText xml:space="preserve">–  Critical Thinking and Problem Solving: the learner analyses real-life height-and-distance problems (e.g., estimating the height of the Kenyatta International Convention Centre or a mobile phone mast in the Rift Valley) using trigonometric ratios, angles of elevation, and angles of depression.</w:delText>
              </w:r>
            </w:del>
          </w:p>
          <w:p>
            <w:pPr>
              <w:spacing w:after="30" w:before="0"/>
              <w:ind w:left="360" w:hanging="180"/>
              <w:jc w:val="left"/>
              <w:rPr>
                <w:del w:id="9030" w:author="Claude (AI) - proposed" w:date="2026-10-14T16:33:10Z"/>
              </w:rPr>
            </w:pPr>
            <w:del w:id="9029" w:author="Claude (AI) - proposed" w:date="2026-10-14T16:33:10Z">
              <w:r>
                <w:rPr>
                  <w:rFonts w:ascii="Arial" w:cs="Arial" w:eastAsia="Arial" w:hAnsi="Arial"/>
                  <w:b w:val="false"/>
                  <w:bCs w:val="false"/>
                  <w:i w:val="false"/>
                  <w:iCs w:val="false"/>
                  <w:color w:val="000000"/>
                  <w:sz w:val="18"/>
                  <w:szCs w:val="18"/>
                </w:rPr>
                <w:delText xml:space="preserve">–  Learning to Learn: the learner uses mathematical tables and calculators to systematically look up and verify trigonometric ratios, building independent research and self-correction habits.</w:delText>
              </w:r>
            </w:del>
          </w:p>
          <w:p>
            <w:pPr>
              <w:spacing w:after="30" w:before="0"/>
              <w:ind w:left="360" w:hanging="180"/>
              <w:jc w:val="left"/>
              <w:rPr>
                <w:del w:id="9032" w:author="Claude (AI) - proposed" w:date="2026-10-14T16:33:10Z"/>
              </w:rPr>
            </w:pPr>
            <w:del w:id="9031" w:author="Claude (AI) - proposed" w:date="2026-10-14T16:33:10Z">
              <w:r>
                <w:rPr>
                  <w:rFonts w:ascii="Arial" w:cs="Arial" w:eastAsia="Arial" w:hAnsi="Arial"/>
                  <w:b w:val="false"/>
                  <w:bCs w:val="false"/>
                  <w:i w:val="false"/>
                  <w:iCs w:val="false"/>
                  <w:color w:val="000000"/>
                  <w:sz w:val="18"/>
                  <w:szCs w:val="18"/>
                </w:rPr>
                <w:delText xml:space="preserve">–  Self-Efficacy: the learner gains confidence by deriving the exact values of trigonometric ratios for special angles (30°, 45°, 60°, 90°) from first principles using triangles, rather than memorising them.</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34" w:author="Claude (AI) - proposed" w:date="2026-10-14T16:33:10Z"/>
              </w:rPr>
            </w:pPr>
            <w:ins w:id="9033" w:author="Claude (AI) - proposed" w:date="2026-10-14T16:33:10Z">
              <w:r>
                <w:rPr>
                  <w:rFonts w:ascii="Arial" w:cs="Arial" w:eastAsia="Arial" w:hAnsi="Arial"/>
                  <w:b w:val="false"/>
                  <w:bCs w:val="false"/>
                  <w:i w:val="false"/>
                  <w:iCs w:val="false"/>
                  <w:color w:val="000000"/>
                  <w:sz w:val="18"/>
                  <w:szCs w:val="18"/>
                </w:rPr>
                <w:t xml:space="preserve">–  Responsibility: the learner takes care of mathematical tables and calculators used in determining trigonometric ratios. (In this unit: Lessons 2 to 8, whenever tables, calculators and geometry sets are shared.)</w:t>
              </w:r>
            </w:ins>
          </w:p>
          <w:p>
            <w:pPr>
              <w:spacing w:after="30" w:before="0"/>
              <w:ind w:left="360" w:hanging="180"/>
              <w:jc w:val="left"/>
              <w:rPr>
                <w:ins w:id="9036" w:author="Claude (AI) - proposed" w:date="2026-10-14T16:33:10Z"/>
              </w:rPr>
            </w:pPr>
            <w:ins w:id="9035" w:author="Claude (AI) - proposed" w:date="2026-10-14T16:33:10Z">
              <w:r>
                <w:rPr>
                  <w:rFonts w:ascii="Arial" w:cs="Arial" w:eastAsia="Arial" w:hAnsi="Arial"/>
                  <w:b w:val="false"/>
                  <w:bCs w:val="false"/>
                  <w:i w:val="false"/>
                  <w:iCs w:val="false"/>
                  <w:color w:val="000000"/>
                  <w:sz w:val="18"/>
                  <w:szCs w:val="18"/>
                </w:rPr>
                <w:t xml:space="preserve">–  Unity: the learner works in a group, for instance, when using an isosceles right-angled triangle and an equilateral triangle to generate the trigonometric ratios of special angles 30°, 45°, 60°, and 90°. (In this unit: the Lesson 5 group constructions.)</w:t>
              </w:r>
            </w:ins>
          </w:p>
          <w:p>
            <w:pPr>
              <w:spacing w:after="30" w:before="0"/>
              <w:ind w:left="360" w:hanging="180"/>
              <w:jc w:val="left"/>
              <w:rPr>
                <w:del w:id="9038" w:author="Claude (AI) - proposed" w:date="2026-10-14T16:33:10Z"/>
              </w:rPr>
            </w:pPr>
            <w:del w:id="9037" w:author="Claude (AI) - proposed" w:date="2026-10-14T16:33:10Z">
              <w:r>
                <w:rPr>
                  <w:rFonts w:ascii="Arial" w:cs="Arial" w:eastAsia="Arial" w:hAnsi="Arial"/>
                  <w:b w:val="false"/>
                  <w:bCs w:val="false"/>
                  <w:i w:val="false"/>
                  <w:iCs w:val="false"/>
                  <w:color w:val="000000"/>
                  <w:sz w:val="18"/>
                  <w:szCs w:val="18"/>
                </w:rPr>
                <w:delText xml:space="preserve">–  Responsibility: the learner carefully uses geometrical sets, rulers, and calculators as shared learning resources, returning them in good condition and ensuring accurate constructions when drawing triangles used to derive trigonometric ratios.</w:delText>
              </w:r>
            </w:del>
          </w:p>
          <w:p>
            <w:pPr>
              <w:spacing w:after="30" w:before="0"/>
              <w:ind w:left="360" w:hanging="180"/>
              <w:jc w:val="left"/>
              <w:rPr>
                <w:del w:id="9040" w:author="Claude (AI) - proposed" w:date="2026-10-14T16:33:10Z"/>
              </w:rPr>
            </w:pPr>
            <w:del w:id="9039" w:author="Claude (AI) - proposed" w:date="2026-10-14T16:33:10Z">
              <w:r>
                <w:rPr>
                  <w:rFonts w:ascii="Arial" w:cs="Arial" w:eastAsia="Arial" w:hAnsi="Arial"/>
                  <w:b w:val="false"/>
                  <w:bCs w:val="false"/>
                  <w:i w:val="false"/>
                  <w:iCs w:val="false"/>
                  <w:color w:val="000000"/>
                  <w:sz w:val="18"/>
                  <w:szCs w:val="18"/>
                </w:rPr>
                <w:delText xml:space="preserve">–  Integrity: the learner records measured angles and computed ratios honestly, without copying or fabricating results, so that conclusions about complementary angles and special angles are trustworthy.</w:delText>
              </w:r>
            </w:del>
          </w:p>
          <w:p>
            <w:pPr>
              <w:spacing w:after="30" w:before="0"/>
              <w:ind w:left="360" w:hanging="180"/>
              <w:jc w:val="left"/>
              <w:rPr>
                <w:del w:id="9042" w:author="Claude (AI) - proposed" w:date="2026-10-14T16:33:10Z"/>
              </w:rPr>
            </w:pPr>
            <w:del w:id="9041" w:author="Claude (AI) - proposed" w:date="2026-10-14T16:33:10Z">
              <w:r>
                <w:rPr>
                  <w:rFonts w:ascii="Arial" w:cs="Arial" w:eastAsia="Arial" w:hAnsi="Arial"/>
                  <w:b w:val="false"/>
                  <w:bCs w:val="false"/>
                  <w:i w:val="false"/>
                  <w:iCs w:val="false"/>
                  <w:color w:val="000000"/>
                  <w:sz w:val="18"/>
                  <w:szCs w:val="18"/>
                </w:rPr>
                <w:delText xml:space="preserve">–  Respect: the learner appreciates each group member's contribution during discussions on real-life applications of trigonometry, listening attentively when peers present their methods for solving angles of elevation and depression problems.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such as "How can we find the height of a tree or building without climbing it?" to frame the need for trigonometric ratios, directly motivating the unit's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ratio calculations, tables, and calculators to determine sine, cosine, and tangent values and to solve for unknown sides and angles in right-angled triangles set in Kenyan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generate tables of trigonometric ratios for a range of acute angles, identify patterns (e.g., sin θ = cos(90° − θ)), and interpret what those patterns reveal about the structure of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use the isosceles right-angled triangle and the equilateral triangle to construct exact explanations for why sin 30° = 0.5, sin 45° = √2/2, etc., and design step-by-step solution methods for elevation and depression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group findings on special angles and real-life trigonometry applications to the class, evaluating each other's reasoning and communicating conclusions clearly.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44" w:author="Claude (AI) - proposed" w:date="2026-10-14T16:33:10Z"/>
              </w:rPr>
            </w:pPr>
            <w:ins w:id="9043" w:author="Claude (AI) - proposed" w:date="2026-10-14T16:33:10Z">
              <w:r>
                <w:rPr>
                  <w:rFonts w:ascii="Arial" w:cs="Arial" w:eastAsia="Arial" w:hAnsi="Arial"/>
                  <w:b w:val="false"/>
                  <w:bCs w:val="false"/>
                  <w:i w:val="false"/>
                  <w:iCs w:val="false"/>
                  <w:color w:val="000000"/>
                  <w:sz w:val="18"/>
                  <w:szCs w:val="18"/>
                </w:rPr>
                <w:t xml:space="preserve">–  Environmental Education and Protection: the learner identifies shapes in the immediate environment that have right-angled triangles, and makes a simple clinometer using materials from the immediate environment. (In this unit: the Lesson 1 triangle hunt and the clinometer project.)</w:t>
              </w:r>
            </w:ins>
          </w:p>
          <w:p>
            <w:pPr>
              <w:spacing w:after="30" w:before="0"/>
              <w:ind w:left="360" w:hanging="180"/>
              <w:jc w:val="left"/>
              <w:rPr>
                <w:ins w:id="9046" w:author="Claude (AI) - proposed" w:date="2026-10-14T16:33:10Z"/>
              </w:rPr>
            </w:pPr>
            <w:ins w:id="9045" w:author="Claude (AI) - proposed" w:date="2026-10-14T16:33:10Z">
              <w:r>
                <w:rPr>
                  <w:rFonts w:ascii="Arial" w:cs="Arial" w:eastAsia="Arial" w:hAnsi="Arial"/>
                  <w:b w:val="false"/>
                  <w:bCs w:val="false"/>
                  <w:i w:val="false"/>
                  <w:iCs w:val="false"/>
                  <w:color w:val="000000"/>
                  <w:sz w:val="18"/>
                  <w:szCs w:val="18"/>
                </w:rPr>
                <w:t xml:space="preserve">–  Parental Engagement and Empowerment: the learner gets support from parents/guardians to get resources to make a clinometer. (In this unit: the clinometer is made at home after Lesson 5.)</w:t>
              </w:r>
            </w:ins>
          </w:p>
          <w:p>
            <w:pPr>
              <w:spacing w:after="30" w:before="0"/>
              <w:ind w:left="360" w:hanging="180"/>
              <w:jc w:val="left"/>
              <w:rPr>
                <w:del w:id="9048" w:author="Claude (AI) - proposed" w:date="2026-10-14T16:33:10Z"/>
              </w:rPr>
            </w:pPr>
            <w:del w:id="9047" w:author="Claude (AI) - proposed" w:date="2026-10-14T16:33:10Z">
              <w:r>
                <w:rPr>
                  <w:rFonts w:ascii="Arial" w:cs="Arial" w:eastAsia="Arial" w:hAnsi="Arial"/>
                  <w:b w:val="false"/>
                  <w:bCs w:val="false"/>
                  <w:i w:val="false"/>
                  <w:iCs w:val="false"/>
                  <w:color w:val="000000"/>
                  <w:sz w:val="18"/>
                  <w:szCs w:val="18"/>
                </w:rPr>
                <w:delText xml:space="preserve">–  Education for Sustainable Development — Environmental Education: the learner identifies right-angled triangle shapes from the immediate environment (roof trusses of Kenyan homes, sloped hillsides in the Rift Valley, ramps) and uses them as authentic contexts for defining and applying trigonometric ratios.</w:delText>
              </w:r>
            </w:del>
          </w:p>
          <w:p>
            <w:pPr>
              <w:spacing w:after="30" w:before="0"/>
              <w:ind w:left="360" w:hanging="180"/>
              <w:jc w:val="left"/>
              <w:rPr>
                <w:del w:id="9050" w:author="Claude (AI) - proposed" w:date="2026-10-14T16:33:10Z"/>
              </w:rPr>
            </w:pPr>
            <w:del w:id="9049" w:author="Claude (AI) - proposed" w:date="2026-10-14T16:33:10Z">
              <w:r>
                <w:rPr>
                  <w:rFonts w:ascii="Arial" w:cs="Arial" w:eastAsia="Arial" w:hAnsi="Arial"/>
                  <w:b w:val="false"/>
                  <w:bCs w:val="false"/>
                  <w:i w:val="false"/>
                  <w:iCs w:val="false"/>
                  <w:color w:val="000000"/>
                  <w:sz w:val="18"/>
                  <w:szCs w:val="18"/>
                </w:rPr>
                <w:delText xml:space="preserve">–  Social Cohesion: the learner collaborates in culturally diverse groups to measure, calculate, and present findings on angles of elevation and depression, respecting different approaches and valuing teamwork.</w:delText>
              </w:r>
            </w:del>
          </w:p>
          <w:p>
            <w:pPr>
              <w:spacing w:after="30" w:before="0"/>
              <w:ind w:left="360" w:hanging="180"/>
              <w:jc w:val="left"/>
              <w:rPr>
                <w:del w:id="9052" w:author="Claude (AI) - proposed" w:date="2026-10-14T16:33:10Z"/>
              </w:rPr>
            </w:pPr>
            <w:del w:id="9051" w:author="Claude (AI) - proposed" w:date="2026-10-14T16:33:10Z">
              <w:r>
                <w:rPr>
                  <w:rFonts w:ascii="Arial" w:cs="Arial" w:eastAsia="Arial" w:hAnsi="Arial"/>
                  <w:b w:val="false"/>
                  <w:bCs w:val="false"/>
                  <w:i w:val="false"/>
                  <w:iCs w:val="false"/>
                  <w:color w:val="000000"/>
                  <w:sz w:val="18"/>
                  <w:szCs w:val="18"/>
                </w:rPr>
                <w:delText xml:space="preserve">–  Life Skills — Decision Making: the learner applies trigonometry to practical decision-making scenarios, such as determining the safe angle of a ladder leaning against a Nairobi building or estimating the height of a communications mast, reinforcing that mathematics supports sound real-world judgement.</w:delText>
              </w:r>
            </w:del>
          </w:p>
          <w:p>
            <w:pPr>
              <w:spacing w:after="30" w:before="0"/>
              <w:ind w:left="360" w:hanging="180"/>
              <w:jc w:val="left"/>
              <w:rPr>
                <w:del w:id="9054" w:author="Claude (AI) - proposed" w:date="2026-10-14T16:33:10Z"/>
              </w:rPr>
            </w:pPr>
            <w:del w:id="9053" w:author="Claude (AI) - proposed" w:date="2026-10-14T16:33:10Z">
              <w:r>
                <w:rPr>
                  <w:rFonts w:ascii="Arial" w:cs="Arial" w:eastAsia="Arial" w:hAnsi="Arial"/>
                  <w:b w:val="false"/>
                  <w:bCs w:val="false"/>
                  <w:i w:val="false"/>
                  <w:iCs w:val="false"/>
                  <w:color w:val="000000"/>
                  <w:sz w:val="18"/>
                  <w:szCs w:val="18"/>
                </w:rPr>
                <w:delText xml:space="preserve">–  Safety and Security: the learner discusses how engineers and surveyors use angles of elevation and depression in constructing safe roads, bridges, and buildings in Kenya, appreciating the role of trigonometry in public safety.</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Geomatics: trigonometric ratios are the foundation of surveying — Kenyan land surveyors use angles of elevation and depression daily to measure distances, map terrain, and demarcate plots across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engineers designing bridges over the Tana River, roads through the Aberdare Ranges, or buildings in Nairobi's CBD rely on trigonometry to calculate slopes, load angles, and structural dimensions.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Kenyan architects use trigonometric ratios when designing roof pitches, ramps, and staircases to meet safety standards and aesthetic requirements.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Navigation and Aviation: pilots and maritime navigators operating out of Jomo Kenyatta International Airport or the Port of Mombasa use angles of elevation and depression together with trigonometric ratios for flight path calculations and docking manoeuvres.</w:t>
            </w:r>
          </w:p>
          <w:p>
            <w:pPr>
              <w:spacing w:after="30" w:before="0"/>
              <w:ind w:left="360" w:hanging="180"/>
              <w:jc w:val="left"/>
            </w:pPr>
            <w:r>
              <w:rPr>
                <w:rFonts w:ascii="Arial" w:cs="Arial" w:eastAsia="Arial" w:hAnsi="Arial"/>
                <w:b w:val="false"/>
                <w:bCs w:val="false"/>
                <w:i w:val="false"/>
                <w:iCs w:val="false"/>
                <w:color w:val="000000"/>
                <w:sz w:val="18"/>
                <w:szCs w:val="18"/>
              </w:rPr>
              <w:t xml:space="preserve">–  Astronomy and Meteorology: scientists at the Kenya Meteorological Department use angular measurements and trigonometry to track weather balloons, satellite dishes, and solar panel inclinations.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Teaching and Education: mathematics teachers across Kenya's 47 counties require deep understanding of trigonometry to effectively deliver the CBC curriculum at Senior School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the foundational concepts of trigonometry through the lens of a compelling real-life anchoring phenomenon: estimating the height of tall structures and natural features without direct measurement. Over 8 lessons, learners progress from constructing and naming the trigonometric ratios of acute angles, through discovering the elegant relationships between complementary angles and special angles, to confidently applying sine, cosine, and tangent in solving angles of elevation and depression problems drawn from Kenyan contexts such as flag poles in school compounds, communication masts in rural counties, and the slopes of Mt. Kenya. The pedagogical approach emphasises hands-on triangle construction, collaborative group inquiry, use of mathematical tables and calculators, and sense-making discussions that connect abstract ratios to visible, puzzling real-world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trigonometry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"How tall is that mast … and can we find out without climbing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start of the unit, the teacher projects or displays a photograph of a Kenya Power electricity transmission tower (or a mobile phone mast) standing near a school in Nakuru County. Students are told that the base of the mast is accessible, but the top is obviously unreachable. A student standing 40 m from the base looks up and estimates the angle to the top is roughly 50°. The class is asked: "Using only that horizontal distance and that angle, can we calculate how tall the mast is — without ladders, drones, or guessing?"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genuinely puzzling because students at Grade 10 entry have strong algebra and geometry skills, yet they have no tool that links an angle to a ratio of sides. They know Pythagoras relates sides to sides, but here only one side and one angle are known. The phenomenon creates an authentic knowledge gap — a need for a new mathematical tool — that trigonometric ratios precisely fill. Throughout the unit, every new concept (sine, cosine, tangent; complementary angles; special angles; elevation and depression) is explicitly connected back to solving this and similar height-and-distance problems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the Phenomenon &amp; Building the Need: Teacher presents the Kenya Power mast photograph and poses the driving question. Students attempt (and struggle) to find the mast height with only algebra — revealing the knowledge gap. Learners identify right-angled triangle shapes from the classroom and school environment (roof trusses, ramps, staircases). Groups draw right-angled triangles of different sizes with the same acute angle and measure the three sides, recording opposite, adjacent, and hypotenuse. They notice the ratios of pairs of sides stay constant for a fixed angle — sparking curiosity about what these ratios mean.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Defining Sine, Cosine, and Tangent: Learners formally define sin θ = opposite/hypotenuse, cos θ = adjacent/hypotenuse, and tan θ = opposite/adjacent using their triangles from Lesson 1. They practise labelling sides relative to different angles in the same triangle. Introduction of mathematical tables: learners use trigonometric tables to find sin, cos, and tan for given acute angles and back-calculate angles from given ratios. Calculators are also introduced as a checking tool. Groups calculate the sine, cosine, and tangent of several angles and record results in a class table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Complementary Angles (sin θ = cos(90° − θ)): Learners generate a table of complementary angle pairs (e.g., 30° &amp; 60°, 25° &amp; 65°, 42° &amp; 48°) and record their sines and cosines from mathematical tables. They notice and articulate the pattern: sin θ = cos(90° − θ) and cos θ = sin(90° − θ). Teacher guides a geometric proof using a single right-angled triangle viewed from both acute angles. Learners practise applying the relationship to simplify expressions and solve for unknown 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Relationship Between sin, cos, and tan: Learners </w:t>
            </w:r>
            <w:del w:id="9055" w:author="Claude (AI) - proposed" w:date="2026-10-14T16:33:10Z">
              <w:r>
                <w:rPr>
                  <w:rFonts w:ascii="Arial" w:cs="Arial" w:eastAsia="Arial" w:hAnsi="Arial"/>
                  <w:b w:val="false"/>
                  <w:bCs w:val="false"/>
                  <w:i w:val="false"/>
                  <w:iCs w:val="false"/>
                  <w:color w:val="000000"/>
                  <w:sz w:val="18"/>
                  <w:szCs w:val="18"/>
                </w:rPr>
                <w:delText xml:space="preserve">use the values in their table from Lesson 2 to</w:delText>
              </w:r>
            </w:del>
            <w:ins w:id="9056" w:author="Claude (AI) - proposed" w:date="2026-10-14T16:33:10Z">
              <w:r>
                <w:rPr>
                  <w:rFonts w:ascii="Arial" w:cs="Arial" w:eastAsia="Arial" w:hAnsi="Arial"/>
                  <w:b w:val="false"/>
                  <w:bCs w:val="false"/>
                  <w:i w:val="false"/>
                  <w:iCs w:val="false"/>
                  <w:color w:val="000000"/>
                  <w:sz w:val="18"/>
                  <w:szCs w:val="18"/>
                </w:rPr>
                <w:t xml:space="preserve">build a table of sin θ, cos θ and tan θ values for several angles from mathematical tables, then</w:t>
              </w:r>
            </w:ins>
            <w:r>
              <w:rPr>
                <w:rFonts w:ascii="Arial" w:cs="Arial" w:eastAsia="Arial" w:hAnsi="Arial"/>
                <w:b w:val="false"/>
                <w:bCs w:val="false"/>
                <w:i w:val="false"/>
                <w:iCs w:val="false"/>
                <w:color w:val="000000"/>
                <w:sz w:val="18"/>
                <w:szCs w:val="18"/>
              </w:rPr>
              <w:t xml:space="preserve"> compute sin θ / cos θ</w:t>
            </w:r>
            <w:del w:id="9057" w:author="Claude (AI) - proposed" w:date="2026-10-14T16:33:10Z">
              <w:r>
                <w:rPr>
                  <w:rFonts w:ascii="Arial" w:cs="Arial" w:eastAsia="Arial" w:hAnsi="Arial"/>
                  <w:b w:val="false"/>
                  <w:bCs w:val="false"/>
                  <w:i w:val="false"/>
                  <w:iCs w:val="false"/>
                  <w:color w:val="000000"/>
                  <w:sz w:val="18"/>
                  <w:szCs w:val="18"/>
                </w:rPr>
                <w:delText xml:space="preserve"> for multiple angles</w:delText>
              </w:r>
            </w:del>
            <w:r>
              <w:rPr>
                <w:rFonts w:ascii="Arial" w:cs="Arial" w:eastAsia="Arial" w:hAnsi="Arial"/>
                <w:b w:val="false"/>
                <w:bCs w:val="false"/>
                <w:i w:val="false"/>
                <w:iCs w:val="false"/>
                <w:color w:val="000000"/>
                <w:sz w:val="18"/>
                <w:szCs w:val="18"/>
              </w:rPr>
              <w:t xml:space="preserve"> and compare the result with the recorded tan θ values — discovering tan θ = sin θ / cos θ. Teacher formalises the identity. Learners practise using the identity to find a missing ratio when two are known and to verify calculator outputs. Short class activity: given sin θ = 3/5, find cos θ and tan θ without a calculator.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Trigonometric Ratios of Special Angles (45° and 30°/60°): Learners construct an isosceles right-angled triangle with legs of 1 unit to derive sin 45° = cos 45° = 1/√2 and tan 45° = 1. They then construct an equilateral triangle with side 2 units, bisect it to form two 30°-60°-90° triangles, and derive sin 30° = cos 60° = 1/2, sin 60° = cos 30° = √3/2, tan 30° = 1/√3, and tan 60° = √3. For 90° and 0°, learners use limit arguments with their tables. Groups compile a special-angles reference card in Kenyan flag colours.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Solving Right-Angled Triangles Using Trigonometric Ratios: Learners apply all three ratios (and the special angles) to solve for unknown sides and angles in right-angled triangles set in Kenyan contexts — e.g., a ramp at a Kisumu hospital, a sloped road in Kericho tea plantation, a telecommunications tower in Garissa. Emphasis on choosing the correct ratio (SOH-CAH-TOA), showing clear working, and interpreting answers in context. Pairs check each other's solutions and discuss errors.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Angles of Elevation and Depression: Teacher uses the mast photograph (anchoring phenomenon) and the Mombasa cliff supporting phenomenon. Learners define angle of elevation (measured upward from horizontal) and angle of depression (measured downward from horizontal) with diagrams. Step-by-step method for setting up and solving elevation/depression problems is developed collaboratively. Learners solve a set of graded problems: flag pole </w:t>
            </w:r>
            <w:del w:id="9058" w:author="Claude (AI) - proposed" w:date="2026-10-14T16:33:10Z">
              <w:r>
                <w:rPr>
                  <w:rFonts w:ascii="Arial" w:cs="Arial" w:eastAsia="Arial" w:hAnsi="Arial"/>
                  <w:b w:val="false"/>
                  <w:bCs w:val="false"/>
                  <w:i w:val="false"/>
                  <w:iCs w:val="false"/>
                  <w:color w:val="000000"/>
                  <w:sz w:val="18"/>
                  <w:szCs w:val="18"/>
                </w:rPr>
                <w:delText xml:space="preserve">shadow</w:delText>
              </w:r>
            </w:del>
            <w:ins w:id="9059" w:author="Claude (AI) - proposed" w:date="2026-10-14T16:33:10Z">
              <w:r>
                <w:rPr>
                  <w:rFonts w:ascii="Arial" w:cs="Arial" w:eastAsia="Arial" w:hAnsi="Arial"/>
                  <w:b w:val="false"/>
                  <w:bCs w:val="false"/>
                  <w:i w:val="false"/>
                  <w:iCs w:val="false"/>
                  <w:color w:val="000000"/>
                  <w:sz w:val="18"/>
                  <w:szCs w:val="18"/>
                </w:rPr>
                <w:t xml:space="preserve">at Uhuru Park</w:t>
              </w:r>
            </w:ins>
            <w:r>
              <w:rPr>
                <w:rFonts w:ascii="Arial" w:cs="Arial" w:eastAsia="Arial" w:hAnsi="Arial"/>
                <w:b w:val="false"/>
                <w:bCs w:val="false"/>
                <w:i w:val="false"/>
                <w:iCs w:val="false"/>
                <w:color w:val="000000"/>
                <w:sz w:val="18"/>
                <w:szCs w:val="18"/>
              </w:rPr>
              <w:t xml:space="preserve"> in Nairobi, height of a building seen from across a Kisumu street, distance of a boat from the Fort Jesus cliff. Groups present solutions explaining each step.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Real-Life Applications, and DQB Review: Learners revisit the anchoring phenomenon and calculate the height of the Kenya Power mast (40 m base, 50° elevation angle) — experiencing the satisfaction of solving the original puzzle. Class updates the Driving Question Board, identifying which questions have been answered and which open questions remain. Learners reflect in writing on one real-life profession in Kenya that uses trigonometry and how. Assessment activity: each learner independently solves a multi-step problem involving both an angle of elevation and an angle of depression, set on the shores of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roof of a Kenyan mabati house: learners observe a corrugated-iron roof that slopes at an angle and ask "if I know the horizontal span and the roof angle, can I calculate how long the roofing sheet must be?" — motivating the use of cosine and tangent in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shadow of a flag pole at a Nairobi school: at a particular time of day, a vertical flag pole casts a measurable shadow on the ground; learners ask "the shadow is 6 m long and the sun's elevation angle is 40° — how tall is the flag pole?" — anchoring the angle-of-elevation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A boat observed from a cliff at Mombasa's Fort Jesus: learners view an image of a person on top of a cliff looking down at a dhow on the Indian Ocean and ask "if the cliff is 30 m high and the angle of depression to the boat is 25°, how far is the boat from the cliff base?" — anchoring the angle-of-depression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symmetrical peak of Mt. Kenya visible from Nanyuki: learners examine a photograph showing a climber on a flat plain looking up at the summit, given horizontal distance and elevation angle, and ask "can the mountain's height be estimated this way?" — connecting trigonometry to geography, science, and Kenyan national pride.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bp0v8gskywyimxmyetz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4vcgunymjo-c083vsjh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5hqkto-rsedhcplj1ot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Noticing the Phenomenon &amp; Building the Need: What Tool Is Missing?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an authentic knowledge gap: students recognise that existing tools (algebra, Pythagoras) cannot find the height of a mast when only one side and one angle are known — creating a felt need for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right-angled triangle has three sides (opposite, adjacent, hypotenuse) relative to a chosen acute angle, and that drawing similar right-angled triangles with the same acute angle produces constant ratios between pairs of sides.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identify right-angled triangles in the school environment; (b) draw right-angled triangles of different sizes sharing the same acute angle; (c) measure and label opposite, adjacent, and hypotenuse sides; (d) compute and record the three possible side-pair ratios and observe their constancy.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mathematics grows from real problems, value collaborative inquiry, and show curiosity and intellectual honesty when their existing knowledge is insufficient to solve the mast problem.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and why do we need a new mathematical tool when we already know algebra and Pythagoras?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presents the Kenya Power mast photograph, poses the driving question, exposes the knowledge gap through a productive struggle activity, grounds students in the language of right-angled triangles, and opens the Driving Question Board — establishing the investigative thread that every subsequent lesson will build 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use rulers and protractors with sharp edges — remind learners to place instruments flat on the desk and pass them handle-first. If the lesson moves outdoors to observe roof trusses or ramps, students must remain on designated pathways and not climb any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anchoring phenomenon for the entire Trigonometry 1 unit. The teacher displays a photograph of a Kenya Power electricity transmission tower near a school in Nakuru County and poses the driving question: 'Using only a horizontal distance of 40 m and an estimated angle of 50°, can we calculate the mast's height without ladders, drones, or guessing?' Students first attempt — and visibly struggle — to solve this with algebra alone, exposing the knowledge gap. They then identify right-angled triangle shapes across the classroom and school compound (roof trusses, staircase risers, door-frame diagonals, wheelchair ramps). Working in groups of four, learners draw multiple right-angled triangles of different sizes all sharing the same acute angle (e.g. 40°), measure opposite, adjacent, and hypotenuse sides with rulers, compute the three side-pair ratios, and record findings in a shared table. The lesson closes with groups posting their most burning questions on the inaugural Driving Question Board and constructing an initial pencil sketch model of the mast scenario, annotating what they know and what they still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fhsnfmipiatbgeyapp8g">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mushirshp7gieon4s8d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kgmvgzju1y_enfwy9xw1">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1foshu21hzmy1jrhh0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view the Kenya Power mast photograph projected at the front. They read the scenario card on their desks: 'A student in Nakuru stands 40 m from the base of a transmission tower and estimates the angle to the top is about 50°. No ladder. No drone. Only a tape measure and a protractor. Can you find the height?' Working individually for 4 minutes, learners write their predicted height (with working) in their exercise books, then share with a shoulder partner. Groups of four then agree on one 'best attempt' using only algebra and Pythagoras and present it on a mini-whiteboard or piece of manila paper. The teacher circulates silently, reading attempts without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 the mast photograph and read the scenario aloud slowly. Say exactly: 'I want every one of you to try — use every maths tool you already own. You have four minutes. Go.' Set a visible timer. Allow genuine struggle — do NOT hint. After 4 minutes say: 'Share your attempt with your partner. You have 90 seconds.' After partner share, cold-call THREE groups (select one confident group, one who wrote 'impossible', one who guessed). For each, ask: 'Walk us through your reasoning.' After all three, pose to the whole class: 'Hands up — who feels they got a definite, justified answer?' (Expect very few or no hands.) Say: 'Good. That discomfort you feel is exactly where mathematics grows. Today we are going to find out what tool is missing — and why it matters for Kenyans who build towers, bridges, and buildings every single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Productive Struggle Elicitation — students attempt an unsolvable problem with current tools. The strategy surfaces prior knowledge (algebra, Pythagoras), makes the knowledge gap visceral and personally felt, and generates genuine motivation to learn the new tool. The shared mini-whiteboard display lets the class see that nobody — not even the strongest algebraist — can solve the problem yet, normalising the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students correctly set up a right-angled triangle diagram with the 40 m base and 50° angle labelled, even if they cannot solve it? Teacher notes which groups draw a triangle (shows geometric intuition) versus which write purely algebraic equations (shows over-reliance on algebra). Red flag: any student who claims to have solved it correctly — probe immediately with 'How did you find the second side without knowing the height?'</w:t>
            </w:r>
            <w:ins w:id="9060" w:author="Claude (AI) - proposed" w:date="2026-10-14T16:33:10Z">
              <w:r>
                <w:rPr>
                  <w:rFonts w:ascii="Arial" w:cs="Arial" w:eastAsia="Arial" w:hAnsi="Arial"/>
                  <w:b w:val="false"/>
                  <w:bCs w:val="false"/>
                  <w:i w:val="false"/>
                  <w:iCs w:val="false"/>
                  <w:color w:val="000000"/>
                  <w:sz w:val="18"/>
                  <w:szCs w:val="18"/>
                </w:rPr>
                <w:t xml:space="preserve"> Likely attempts and what to say: (1) 'about 50 m' or '40 m', a number copied from the problem: ask 'Is an angle in degrees the same kind of number as a length in metres?'; (2) 40 + 50 or 40 × 50, mixing the angle and the distance: ask 'What unit does each number have?'; (3) a correct diagram but 'stuck': praise the diagram as the right first step and say the missing piece is the link between the angle and the sides; (4) a sensible estimate from a scale sketch (for example 45 to 50 m): accept it as an estimate to be checked in Lesson 2, and do not reveal the value (about 47.7 m).</w:t>
              </w:r>
            </w:ins>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in9cb9eovggtxeh9wtrr">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2eak2m7rn9no_4bcatq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z9hd5pkthgl8tumydwjk">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bm-4vjmmiumm28ifxh_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Environment Scan (10 min): Groups of four receive a 'Triangle Hunt' recording sheet. They have 8 minutes to identify and sketch at least four real right-angled triangles visible from where they sit or stand (roof truss outline through the window, staircase profile, door-frame diagonal, ramp edge, set-square on the teacher's desk, corner of a textbook). For each, they label which angle they are 'standing at' and name the three sides as opposite (O), adjacent (A), and hypotenuse (H). Groups then share one finding each in a 2-minute gallery walk past each other's desks.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Ratio Discovery Activity (25 min): Each group receives a protractor, ruler, and a blank A3 sheet. They draw THREE right-angled triangles of different sizes, all with the same acute angle of 40° (marked and verified with the protractor). Side lengths must differ — e.g. hypotenuses of roughly 6 cm, 9 cm, and 12 cm. For each triangle they measure O, A, and H to the nearest mm and record in a group table with columns: Triangle, O (cm), A (cm), H (cm), O÷H, A÷H, O÷A. Groups compute all six ratio cells and record to two decimal places. They circle any pattern they notice.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eight minutes — find four right-angled triangles in this room or visible through the window. Every triangle must be a real object, not one you drew. Sketch it, mark the right angle, and label O, A, H from one acute angle. Go.' Circulate, spend no more than 45 seconds per group. Prompt stuck groups: 'Look up — what shape is that roof truss making against the sky?' After 8 minutes, give a 30-second gallery walk signal.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Distribute materials. Demonstrate ONE triangle on the board — draw a right-angled triangle with a 40° angle, measure sides, compute O÷H only — then STOP and say: 'Your job is to complete the other two triangles and all three ratios. I want to see if you find what I think you will find.' Wait 15 seconds before releasing groups to work. Circulate every 3–4 minutes. Ask probing questions: 'Your O÷H for Triangle 1 is 0.64 and for Triangle 2 it is 0.65 — is that the same or different? What do you think is causing that tiny difference?' Cold-call TWO groups mid-activity to read their O÷H values aloud so the class hears emerging convergence. With 3 minutes remaining say: 'Write one sentence describing the pattern you see in your ratio columns.'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through Structured Measurement — learners generate their own empirical data rather than receiving a formula. This mirrors how historical mathematicians (including Islamic scholars who built on Greek work, later used by Kenyan surveyors) first discovered these relationships. By computing ratios themselves, students own the discovery. The three-triangle design controls for size variation, making the constancy of ratios unmistakable and surprising.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O÷H values for their three triangles should cluster within ±0.03 of each other (measurement error). Teacher scans tables — any group with wildly varying ratios likely has angle measurement error; redirect them to re-check the 40° angle with the protractor. Listen for the word 'same' or 'constant' in group conversations — this signals the key insight is emerging. Collect one recording sheet per group at the end of this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ovgpdcvvq9fxur7ea3f1">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kawzbunc_2vsvnmwxf4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gxlaqt4poqwnhwvhyrdd">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ednsq_vmfwq8_bcsjl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ratio tables. The teacher builds a class master table on the board, collecting each group's O÷H, A÷H, and O÷A values. Learners observe that — despite different triangle sizes — the ratios for the same 40° angle are nearly identical across all groups. The teacher formally names these ratios: sine (O÷H), cosine (A÷H), and tangent (O÷A), writing the names beside the class table. Students are then asked to return to the mast problem: 'If we know the angle is 50° and the adjacent side is 40 m, which ratio connects the opposite side — the height — to what we know?' Learners work in pairs to write the equation height ÷ 40 = [the ratio for 50°] and recognise they still need the actual value of that ratio — which they do not yet have. This re-anchors the knowledge gap: we need a way to find the ratio for any angle, not just 40°.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class master table by cold-calling FOUR groups to read their three ratio values aloud. As you write them, say: 'Class — what do you notice about this column?' Wait 12 seconds. Accept responses. Then say: 'These ratios have names that mathematicians have used for over a thousand years — names that Kenyan engineers, surveyors, and builders use today. The first is called sine.' Write 'sine θ = Opposite ÷ Hypotenuse' on the board in large text. Repeat for cosine and tangent. Then return to the mast diagram and say: 'In our mast problem, the 40 m is the side next to the 50° angle — that is the adjacent side. The height is the side across from the 50° angle — that is the opposite side. So which ratio do we need?' Wait 10 seconds, then cold-call ONE student. After correct identification of tangent, say: 'Write this equation in your book: height ÷ 40 = tan 50°. Now — what is tan 50°?' Pause 10 seconds. Let students look puzzled. Say: 'That is our job for the next lesson. Today, you have discovered that the ratio exists and that it is constant. That is enormous.'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Naming and Return to Phenomenon — new vocabulary (sine, cosine, tangent) is introduced only after students have independently discovered the ratios empirically, so the names feel like labels for something real rather than arbitrary definitions. Immediately re-applying the names to the mast problem closes the explain loop and re-opens the productive knowledge gap: we need the actual ratio value for 50°.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student correctly label O, A, H on the mast diagram relative to the 50° angle and write 'height ÷ 40 = tan 50°' unprompted? Teacher does a show-your-book check — walk the rows and tap the desk of any student whose equation is missing or incorrect. Provide a 30-second peer correction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bojoawpzoqxzzpdcy0cb">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ysr69xdxtrxxiz-val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wezfeem1wdjsukcih-xn">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exvrhocwrlypoh6xz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cut pieces of paper if sticky notes are unavailable). On the FIRST note they write one question they genuinely want answered about the mast problem or about the ratios they just discovered. On the SECOND note they write one connection: somewhere in Kenya — beyond masts — where knowing a height or distance without measuring directly would be useful. Groups share their notes aloud (30 seconds per group), then stick them on the class DQB (a dedicated section of the board or a sheet of manila paper pinned to the wall), organised by the teacher into three emerging columns: 'What are the ratios for other angles?', 'How do we use ratios to solve real problems?', and 'Where is this used in Kenya?'. The teacher reads the board aloud and says: 'Every lesson in this unit will answer at least one of these questions. Watch this board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three minutes — one genuine question, one Kenyan connection. These will live on our board for the whole unit.' After writing, cold-call FIVE groups to read their question note before sticking it up. As you organise the board, narrate: 'I am grouping Amina's question with Juma's — both are asking about how we get the ratio value for any angle. That is exactly Lesson 2.' Point to a connection note that mentions building construction and say: 'Who wrote this? Tell us in one sentence.' After the student speaks, say: 'Keep that in mind — we will come back to construction in </w:t>
            </w:r>
            <w:del w:id="9061" w:author="Claude (AI) - proposed" w:date="2026-10-14T16:33:10Z">
              <w:r>
                <w:rPr>
                  <w:rFonts w:ascii="Arial" w:cs="Arial" w:eastAsia="Arial" w:hAnsi="Arial"/>
                  <w:b w:val="false"/>
                  <w:bCs w:val="false"/>
                  <w:i w:val="false"/>
                  <w:iCs w:val="false"/>
                  <w:color w:val="000000"/>
                  <w:sz w:val="18"/>
                  <w:szCs w:val="18"/>
                </w:rPr>
                <w:delText xml:space="preserve">Lesson 5</w:delText>
              </w:r>
            </w:del>
            <w:ins w:id="9062" w:author="Claude (AI) - proposed" w:date="2026-10-14T16:33:10Z">
              <w:r>
                <w:rPr>
                  <w:rFonts w:ascii="Arial" w:cs="Arial" w:eastAsia="Arial" w:hAnsi="Arial"/>
                  <w:b w:val="false"/>
                  <w:bCs w:val="false"/>
                  <w:i w:val="false"/>
                  <w:iCs w:val="false"/>
                  <w:color w:val="000000"/>
                  <w:sz w:val="18"/>
                  <w:szCs w:val="18"/>
                </w:rPr>
                <w:t xml:space="preserve">Lessons 6 and 7</w:t>
              </w:r>
            </w:ins>
            <w:r>
              <w:rPr>
                <w:rFonts w:ascii="Arial" w:cs="Arial" w:eastAsia="Arial" w:hAnsi="Arial"/>
                <w:b w:val="false"/>
                <w:bCs w:val="false"/>
                <w:i w:val="false"/>
                <w:iCs w:val="false"/>
                <w:color w:val="000000"/>
                <w:sz w:val="18"/>
                <w:szCs w:val="18"/>
              </w:rPr>
              <w:t xml:space="preserve">.' Take a photograph of the DQB (or ask a student to sketch it) to preserve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Storming on a Driving Question Board — making student questions visible and permanent shifts epistemic authority toward learners and creates a public record of the unit's intellectual journey. Organising notes into thematic columns shows students that their individual curiosity maps onto the curriculum structure, building metacognitive awareness of their own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student questions specific and phenomenon-linked (e.g. 'How do we find tan 50° without measuring?') rather than generic ('What is maths?')? Questions that are too vague signal the student has not yet connected to the phenomenon — pull them aside and ask: 'What confused you most about the mast problem? Write that as your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c_t9wg_kpfcac_q11mr0">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6akyihkgmyke-ujt5m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x9hynwsvz9g0tbeelxl1">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q7rvobp3wqtcto4lpi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draws an initial pencil model in their exercise book — a labelled sketch of the mast scenario. The model must include: the mast (vertical line), the ground distance of 40 m (horizontal line), the 50° angle at the student's standing position, and labels for the right angle at the base of the mast. Students label the three sides O (height — unknown), A (40 m — known), and H (slant distance — unknown). They annotate two things in a different colour: (1) what they now KNOW — 'the ratio O÷A = tan 50° is constant for 50°'; (2) what they still NEED — 'the actual decimal value of tan 50°'. Below the diagram they write one sentence: 'I think we will find tan 50° by ___.' (open prediction). Groups share predictions with a neighbour in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'Close your eyes for five seconds and picture the mast in Nakuru. Open. Now draw it — exactly as it is, with everything we know and everything we don't. You have five minutes.' Circulate and check that every student has the right angle marked at the base (not at the student's feet). Correct this quietly: 'Where is the right angle in a right-angled triangle? Is the mast leaning, or is it straight up from the ground?' After 5 minutes say: 'Annotate your model — green pen or pencil for what we know, red for what we still need.' After annotation, cold-call TWO students to read their prediction sentence aloud. Do not confirm or deny either prediction — say: 'Both of those are worth investigating. Hold that thought until Lesson 2.' Collect books or ask students to keep the model visible at the top of tomorrow's page.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Annotated Model Construction — asking students to draw and annotate a model externalises their mental representation of the phenomenon and makes knowledge-gaps visually explicit. The two-colour annotation (known vs. needed) is a metacognitive scaffold that students will reuse in every subsequent lesson as the model becomes progressively more complete, creating a tangible record of unit-level learning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student's model correctly place the right angle at the base of the mast (not at the observer's feet or at the top)? Is the 40 m labelled on the horizontal (adjacent) side and the unknown height on the vertical (opposite) side? Misplaced right angles are the most common early error — address with whole-class feedback at the start of Lesson 2 if more than 20% of books show this error.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productive struggle in the Predict phase feel genuine — did students truly attempt the problem, or did they disengage quickly? If disengagement was high, the mast context may need to be made more personal (e.g. ask 'Has anyone seen this tower on the Nakuru–Nairobi highway?'). (2) In the ratio discovery activity, how close were each group's three ratio values to each other? If spread was large (&gt;0.05), protractor use needs explicit re-teaching at the start of Lesson 2. (3) Did the DQB generate phenomenon-specific questions? If questions were generic, revisit the mast photograph at the start of Lesson 2 and ask students to re-read their question and sharpen it. (4) Were all learners — including those who are quieter or who struggle with measurement — meaningfully included in the group activity? Consider assigning explicit roles (Measurer, Recorder, Calculator, Reporter) in Lesson 2 to distribute participation. (5) Note the names of students who correctly identified tangent as the relevant ratio in the Explain phase — they are ready for extension tasks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maz4rhomv3bspuml0ff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6uidyimzu2qppybqp9u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Defining Sine, Cosine, and Tangent — Naming the Ratios That Unlock the Mast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formally define sin θ, cos θ, and tan θ as ratios of named sides, then use mathematical tables and calculators to evaluate these ratios for acute angles — building the precise tool needed to calculate the height of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sine, cosine, and tangent of an acute angle as opposite/hypotenuse, adjacent/hypotenuse, and opposite/adjacent respectively.</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label the opposite, adjacent, and hypotenuse sides relative to any chosen acute angle in a right-angled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and a calculator to find sin θ, cos θ, and tan θ for given acute angles, and to back-calculate an angle from a given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label triangle sides (opposite, adjacent, hypotenuse) relative to different reference angles in the same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trigonometric tables fluently and cross-check results using a scientific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mathematical definitions create powerful, universally applicable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persistence when navigating mathematical tables for the first time.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 and how do we define and calculate the sine, cosine, and tangent of an acute angle?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revealed that a constant side-ratio exists for every angle; Lesson 2 gives those three ratios their official names (sin, cos, tan), equips learners to evaluate them numerically using tables and calculators, and connects the resulting numbers directly to the mast problem: </w:t>
            </w:r>
            <w:del w:id="9063" w:author="Claude (AI) - proposed" w:date="2026-10-14T16:33:10Z">
              <w:r>
                <w:rPr>
                  <w:rFonts w:ascii="Arial" w:cs="Arial" w:eastAsia="Arial" w:hAnsi="Arial"/>
                  <w:b w:val="false"/>
                  <w:bCs w:val="false"/>
                  <w:i w:val="false"/>
                  <w:iCs w:val="false"/>
                  <w:color w:val="000000"/>
                  <w:sz w:val="18"/>
                  <w:szCs w:val="18"/>
                </w:rPr>
                <w:delText xml:space="preserve">sin</w:delText>
              </w:r>
            </w:del>
            <w:ins w:id="9064" w:author="Claude (AI) - proposed" w:date="2026-10-14T16:33:10Z">
              <w:r>
                <w:rPr>
                  <w:rFonts w:ascii="Arial" w:cs="Arial" w:eastAsia="Arial" w:hAnsi="Arial"/>
                  <w:b w:val="false"/>
                  <w:bCs w:val="false"/>
                  <w:i w:val="false"/>
                  <w:iCs w:val="false"/>
                  <w:color w:val="000000"/>
                  <w:sz w:val="18"/>
                  <w:szCs w:val="18"/>
                </w:rPr>
                <w:t xml:space="preserve">tan</w:t>
              </w:r>
            </w:ins>
            <w:r>
              <w:rPr>
                <w:rFonts w:ascii="Arial" w:cs="Arial" w:eastAsia="Arial" w:hAnsi="Arial"/>
                <w:b w:val="false"/>
                <w:bCs w:val="false"/>
                <w:i w:val="false"/>
                <w:iCs w:val="false"/>
                <w:color w:val="000000"/>
                <w:sz w:val="18"/>
                <w:szCs w:val="18"/>
              </w:rPr>
              <w:t xml:space="preserve"> 50° ≈ </w:t>
            </w:r>
            <w:del w:id="9065" w:author="Claude (AI) - proposed" w:date="2026-10-14T16:33:10Z">
              <w:r>
                <w:rPr>
                  <w:rFonts w:ascii="Arial" w:cs="Arial" w:eastAsia="Arial" w:hAnsi="Arial"/>
                  <w:b w:val="false"/>
                  <w:bCs w:val="false"/>
                  <w:i w:val="false"/>
                  <w:iCs w:val="false"/>
                  <w:color w:val="000000"/>
                  <w:sz w:val="18"/>
                  <w:szCs w:val="18"/>
                </w:rPr>
                <w:delText xml:space="preserve">0.766</w:delText>
              </w:r>
            </w:del>
            <w:ins w:id="9066" w:author="Claude (AI) - proposed" w:date="2026-10-14T16:33:10Z">
              <w:r>
                <w:rPr>
                  <w:rFonts w:ascii="Arial" w:cs="Arial" w:eastAsia="Arial" w:hAnsi="Arial"/>
                  <w:b w:val="false"/>
                  <w:bCs w:val="false"/>
                  <w:i w:val="false"/>
                  <w:iCs w:val="false"/>
                  <w:color w:val="000000"/>
                  <w:sz w:val="18"/>
                  <w:szCs w:val="18"/>
                </w:rPr>
                <w:t xml:space="preserve">1.192</w:t>
              </w:r>
            </w:ins>
            <w:r>
              <w:rPr>
                <w:rFonts w:ascii="Arial" w:cs="Arial" w:eastAsia="Arial" w:hAnsi="Arial"/>
                <w:b w:val="false"/>
                <w:bCs w:val="false"/>
                <w:i w:val="false"/>
                <w:iCs w:val="false"/>
                <w:color w:val="000000"/>
                <w:sz w:val="18"/>
                <w:szCs w:val="18"/>
              </w:rPr>
              <w:t xml:space="preserve"> is the ratio that </w:t>
            </w:r>
            <w:del w:id="9067" w:author="Claude (AI) - proposed" w:date="2026-10-14T16:33:10Z">
              <w:r>
                <w:rPr>
                  <w:rFonts w:ascii="Arial" w:cs="Arial" w:eastAsia="Arial" w:hAnsi="Arial"/>
                  <w:b w:val="false"/>
                  <w:bCs w:val="false"/>
                  <w:i w:val="false"/>
                  <w:iCs w:val="false"/>
                  <w:color w:val="000000"/>
                  <w:sz w:val="18"/>
                  <w:szCs w:val="18"/>
                </w:rPr>
                <w:delText xml:space="preserve">will eventually yield</w:delText>
              </w:r>
            </w:del>
            <w:ins w:id="9068" w:author="Claude (AI) - proposed" w:date="2026-10-14T16:33:10Z">
              <w:r>
                <w:rPr>
                  <w:rFonts w:ascii="Arial" w:cs="Arial" w:eastAsia="Arial" w:hAnsi="Arial"/>
                  <w:b w:val="false"/>
                  <w:bCs w:val="false"/>
                  <w:i w:val="false"/>
                  <w:iCs w:val="false"/>
                  <w:color w:val="000000"/>
                  <w:sz w:val="18"/>
                  <w:szCs w:val="18"/>
                </w:rPr>
                <w:t xml:space="preserve">yields</w:t>
              </w:r>
            </w:ins>
            <w:r>
              <w:rPr>
                <w:rFonts w:ascii="Arial" w:cs="Arial" w:eastAsia="Arial" w:hAnsi="Arial"/>
                <w:b w:val="false"/>
                <w:bCs w:val="false"/>
                <w:i w:val="false"/>
                <w:iCs w:val="false"/>
                <w:color w:val="000000"/>
                <w:sz w:val="18"/>
                <w:szCs w:val="18"/>
              </w:rPr>
              <w:t xml:space="preserve"> the mast's height.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Remind learners to handle mathematical tables and calculators with care and to avoid pressing random keys that could clear stored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definitional heart of the entire Trigonometry 1 sub-strand. Coming off Lesson 1 — where learners discovered empirically that the ratio of any two sides of a right-angled triangle depends only on the angle, not on the triangle's size — learners are now ready to receive the formal names: sine, cosine, and tangent. The lesson opens by revisiting the Nakuru mast photograph and the single incomplete calculation left on the board: "height = 40 m × ???". The "???" is the hook; by the end of the lesson learners will know it equals tan 50°, will look it up in a table, and will see the mast's height emerge as a real number for the first time.</w:t>
            </w:r>
            <w:del w:id="9069" w:author="Claude (AI) - proposed" w:date="2026-10-14T16:33:10Z">
              <w:r>
                <w:rPr>
                  <w:rFonts w:ascii="Arial" w:cs="Arial" w:eastAsia="Arial" w:hAnsi="Arial"/>
                  <w:b w:val="false"/>
                  <w:bCs w:val="false"/>
                  <w:i w:val="false"/>
                  <w:iCs w:val="false"/>
                  <w:color w:val="000000"/>
                  <w:sz w:val="18"/>
                  <w:szCs w:val="18"/>
                </w:rPr>
                <w:delText xml:space="preserve">\n\nThe Observe Phase is the lesson's practical core. In pairs, learners draw two different right-angled triangles (angles of their choice between 20° and 70°), measure sides, compute the three ratios for both acute angles in each triangle, and record results in a shared class table on the board. They immediately notice that switching the reference angle swaps the "opposite" and "adjacent" labels — a crucial insight for avoiding the most common labelling error. Learners then open mathematical tables (sine, cosine, tangent pages) and locate the values for their measured angles, comparing table values to their computed ratios and experiencing the power of the table as a pre-computed library of ratios.\n\nIn the Explain Phase learners apply the formal definitions to the mast scenario: with θ = 50° and adjacent side = 40 m, they identify which ratio links angle to height (tangent), look up tan 50° ≈ 1.192, and calculate height ≈ 47.7 m. This is the first time the driving question yields a real numerical answer, and the moment is celebrated deliberately. The lesson closes with learners updating their Driving Question Board and revising their triangle model to include ratio notation alongside side labels.</w:delText>
              </w:r>
            </w:del>
          </w:p>
          <w:p>
            <w:pPr>
              <w:keepNext w:val="false"/>
              <w:spacing w:after="40" w:before="0"/>
              <w:jc w:val="left"/>
              <w:rPr>
                <w:ins w:id="9071" w:author="Claude (AI) - proposed" w:date="2026-10-14T16:33:10Z"/>
              </w:rPr>
            </w:pPr>
            <w:ins w:id="9070" w:author="Claude (AI) - proposed" w:date="2026-10-14T16:33:1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3" w:author="Claude (AI) - proposed" w:date="2026-10-14T16:33:10Z"/>
              </w:rPr>
            </w:pPr>
            <w:ins w:id="9072" w:author="Claude (AI) - proposed" w:date="2026-10-14T16:33:10Z">
              <w:r>
                <w:rPr>
                  <w:rFonts w:ascii="Arial" w:cs="Arial" w:eastAsia="Arial" w:hAnsi="Arial"/>
                  <w:b w:val="false"/>
                  <w:bCs w:val="false"/>
                  <w:i w:val="false"/>
                  <w:iCs w:val="false"/>
                  <w:color w:val="000000"/>
                  <w:sz w:val="18"/>
                  <w:szCs w:val="18"/>
                </w:rPr>
                <w:t xml:space="preserve">The Observe Phase is the lesson's practical core. In pairs, learners reuse the 40° triangles they measured in Lesson 1, switch to the other acute angle (50°), compute the three ratios for both acute angles, and record results in a shared class table on the board. They immediately notice that switching the reference angle swaps the "opposite" and "adjacent" labels — a crucial insight for avoiding the most common labelling error. Learners then open mathematical tables (sine, cosine, tangent pages) and locate the values for 40° and 50°, comparing table values to their computed ratios and experiencing the power of the table as a pre-computed library of ratios.</w:t>
              </w:r>
            </w:ins>
          </w:p>
          <w:p>
            <w:pPr>
              <w:keepNext w:val="false"/>
              <w:spacing w:after="40" w:before="0"/>
              <w:jc w:val="left"/>
              <w:rPr>
                <w:ins w:id="9075" w:author="Claude (AI) - proposed" w:date="2026-10-14T16:33:10Z"/>
              </w:rPr>
            </w:pPr>
            <w:ins w:id="9074" w:author="Claude (AI) - proposed" w:date="2026-10-14T16:33:1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7" w:author="Claude (AI) - proposed" w:date="2026-10-14T16:33:10Z"/>
              </w:rPr>
            </w:pPr>
            <w:ins w:id="9076" w:author="Claude (AI) - proposed" w:date="2026-10-14T16:33:10Z">
              <w:r>
                <w:rPr>
                  <w:rFonts w:ascii="Arial" w:cs="Arial" w:eastAsia="Arial" w:hAnsi="Arial"/>
                  <w:b w:val="false"/>
                  <w:bCs w:val="false"/>
                  <w:i w:val="false"/>
                  <w:iCs w:val="false"/>
                  <w:color w:val="000000"/>
                  <w:sz w:val="18"/>
                  <w:szCs w:val="18"/>
                </w:rPr>
                <w:t xml:space="preserve">In the Explain Phase learners apply the formal definitions to the mast scenario: with θ = 50° and adjacent side = 40 m, they identify which ratio links angle to height (tangent), look up tan 50° ≈ 1.192, and calculate height ≈ 47.7 m. This is the first time the driving question yields a real numerical answer, and the moment is celebrated deliberately. The lesson closes with learners updating their Driving Question Board and revising their triangle model to include ratio notation alongside side labels.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mybu_mvmxwhzewkh_zcn">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vmfqpz1tygejshppego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vmxxzsegvdqih0vzcbni">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rerb_dcocy4kmilato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re-displays the Nakuru mast photograph and writes on the board: 'A student stands 40 m from the base of the mast and measures the angle to the top as 50°. Which side-ratio connects this angle to the mast's height?' Each learner writes a prediction in their exercise book: name the ratio (even if uncertain), write a formula, and estimate the numerical value of that ratio. Learners then share with a shoulder partner for 90 seconds before the teacher cold-calls three students.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image and say: 'In Lesson 1 we named the sides — opposite, adjacent, hypotenuse. Today we give the ratios their official names. But first — without opening your tables — predict: which ratio do you think links the 50° angle to the height of the mast? Write the ratio name if you know it, write the formula, and guess its value. You have 2 minutes — go.' [Allow 2 minutes of individual silent writing.] After 90 seconds of pair sharing, cold-call exactly 3 students: 'Achieng — what did you write?', 'Mutua — agree or disagree with Achieng, and why?', 'Wanjiku — what numerical value did you estimate?' [WAIT TIME: 12 seconds after each question before accepting an answer.] Record all three predictions on the board under the heading 'Our predictions — we will check these.' Do NOT confirm or correct yet. Say: 'Keep these predictions in mind — by the end of class we will know exactly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a prediction to paper before instruction, learners activate prior knowledge from Lesson 1 and create a personal stake in verifying the answer. Recording predictions publicly on the board makes the knowledge gap visible and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as you circulate during the 2-minute writing window. Look for: (1) correct identification of 'opposite/adjacent' or 'tangent' — signals strong carry-over from Lesson 1; (2) confusion between opposite and hypotenuse — signals the labelling work in the Observe Phase is critical; (3) blank pages — identify these learners for targeted support during pair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0c4284yt1rupsflq9d">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wfbb1bnquo2t7xzmml5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dtpc0isyw2nfybto2cpo">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skfmqxzlc-b0vn2as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w:t>
            </w:r>
            <w:del w:id="9078" w:author="Claude (AI) - proposed" w:date="2026-10-14T16:33:10Z">
              <w:r>
                <w:rPr>
                  <w:rFonts w:ascii="Arial" w:cs="Arial" w:eastAsia="Arial" w:hAnsi="Arial"/>
                  <w:b w:val="false"/>
                  <w:bCs w:val="false"/>
                  <w:i w:val="false"/>
                  <w:iCs w:val="false"/>
                  <w:color w:val="000000"/>
                  <w:sz w:val="18"/>
                  <w:szCs w:val="18"/>
                </w:rPr>
                <w:delText xml:space="preserve">draw two fresh right-angled triangles in their exercise books — one with an estimated acute angle of about 35° and one with about 60° — using ruler and protractor. They measure all three sides to the nearest millimetre. For each triangle, they choose each acute angle in turn as the reference angle</w:delText>
              </w:r>
            </w:del>
            <w:ins w:id="9079" w:author="Claude (AI) - proposed" w:date="2026-10-14T16:33:10Z">
              <w:r>
                <w:rPr>
                  <w:rFonts w:ascii="Arial" w:cs="Arial" w:eastAsia="Arial" w:hAnsi="Arial"/>
                  <w:b w:val="false"/>
                  <w:bCs w:val="false"/>
                  <w:i w:val="false"/>
                  <w:iCs w:val="false"/>
                  <w:color w:val="000000"/>
                  <w:sz w:val="18"/>
                  <w:szCs w:val="18"/>
                </w:rPr>
                <w:t xml:space="preserve">take the three 40° triangles they drew and measured in Lesson 1 (no new drawing). They choose one triangle</w:t>
              </w:r>
            </w:ins>
            <w:r>
              <w:rPr>
                <w:rFonts w:ascii="Arial" w:cs="Arial" w:eastAsia="Arial" w:hAnsi="Arial"/>
                <w:b w:val="false"/>
                <w:bCs w:val="false"/>
                <w:i w:val="false"/>
                <w:iCs w:val="false"/>
                <w:color w:val="000000"/>
                <w:sz w:val="18"/>
                <w:szCs w:val="18"/>
              </w:rPr>
              <w:t xml:space="preserve">, label O, A, H </w:t>
            </w:r>
            <w:del w:id="9080" w:author="Claude (AI) - proposed" w:date="2026-10-14T16:33:10Z">
              <w:r>
                <w:rPr>
                  <w:rFonts w:ascii="Arial" w:cs="Arial" w:eastAsia="Arial" w:hAnsi="Arial"/>
                  <w:b w:val="false"/>
                  <w:bCs w:val="false"/>
                  <w:i w:val="false"/>
                  <w:iCs w:val="false"/>
                  <w:color w:val="000000"/>
                  <w:sz w:val="18"/>
                  <w:szCs w:val="18"/>
                </w:rPr>
                <w:delText xml:space="preserve">correctly</w:delText>
              </w:r>
            </w:del>
            <w:ins w:id="9081" w:author="Claude (AI) - proposed" w:date="2026-10-14T16:33:10Z">
              <w:r>
                <w:rPr>
                  <w:rFonts w:ascii="Arial" w:cs="Arial" w:eastAsia="Arial" w:hAnsi="Arial"/>
                  <w:b w:val="false"/>
                  <w:bCs w:val="false"/>
                  <w:i w:val="false"/>
                  <w:iCs w:val="false"/>
                  <w:color w:val="000000"/>
                  <w:sz w:val="18"/>
                  <w:szCs w:val="18"/>
                </w:rPr>
                <w:t xml:space="preserve">from the 40° angle, and then switch to the other acute angle (50°), re-label O, A, H</w:t>
              </w:r>
            </w:ins>
            <w:r>
              <w:rPr>
                <w:rFonts w:ascii="Arial" w:cs="Arial" w:eastAsia="Arial" w:hAnsi="Arial"/>
                <w:b w:val="false"/>
                <w:bCs w:val="false"/>
                <w:i w:val="false"/>
                <w:iCs w:val="false"/>
                <w:color w:val="000000"/>
                <w:sz w:val="18"/>
                <w:szCs w:val="18"/>
              </w:rPr>
              <w:t xml:space="preserve">, and compute all three ratios (O/H, A/H, O/A) to 3 decimal places</w:t>
            </w:r>
            <w:ins w:id="9082" w:author="Claude (AI) - proposed" w:date="2026-10-14T16:33:10Z">
              <w:r>
                <w:rPr>
                  <w:rFonts w:ascii="Arial" w:cs="Arial" w:eastAsia="Arial" w:hAnsi="Arial"/>
                  <w:b w:val="false"/>
                  <w:bCs w:val="false"/>
                  <w:i w:val="false"/>
                  <w:iCs w:val="false"/>
                  <w:color w:val="000000"/>
                  <w:sz w:val="18"/>
                  <w:szCs w:val="18"/>
                </w:rPr>
                <w:t xml:space="preserve"> for each angle</w:t>
              </w:r>
            </w:ins>
            <w:r>
              <w:rPr>
                <w:rFonts w:ascii="Arial" w:cs="Arial" w:eastAsia="Arial" w:hAnsi="Arial"/>
                <w:b w:val="false"/>
                <w:bCs w:val="false"/>
                <w:i w:val="false"/>
                <w:iCs w:val="false"/>
                <w:color w:val="000000"/>
                <w:sz w:val="18"/>
                <w:szCs w:val="18"/>
              </w:rPr>
              <w:t xml:space="preserve">. They record </w:t>
            </w:r>
            <w:del w:id="9083" w:author="Claude (AI) - proposed" w:date="2026-10-14T16:33:10Z">
              <w:r>
                <w:rPr>
                  <w:rFonts w:ascii="Arial" w:cs="Arial" w:eastAsia="Arial" w:hAnsi="Arial"/>
                  <w:b w:val="false"/>
                  <w:bCs w:val="false"/>
                  <w:i w:val="false"/>
                  <w:iCs w:val="false"/>
                  <w:color w:val="000000"/>
                  <w:sz w:val="18"/>
                  <w:szCs w:val="18"/>
                </w:rPr>
                <w:delText xml:space="preserve">all six sets of</w:delText>
              </w:r>
            </w:del>
            <w:ins w:id="9084" w:author="Claude (AI) - proposed" w:date="2026-10-14T16:33:10Z">
              <w:r>
                <w:rPr>
                  <w:rFonts w:ascii="Arial" w:cs="Arial" w:eastAsia="Arial" w:hAnsi="Arial"/>
                  <w:b w:val="false"/>
                  <w:bCs w:val="false"/>
                  <w:i w:val="false"/>
                  <w:iCs w:val="false"/>
                  <w:color w:val="000000"/>
                  <w:sz w:val="18"/>
                  <w:szCs w:val="18"/>
                </w:rPr>
                <w:t xml:space="preserve">the six</w:t>
              </w:r>
            </w:ins>
            <w:r>
              <w:rPr>
                <w:rFonts w:ascii="Arial" w:cs="Arial" w:eastAsia="Arial" w:hAnsi="Arial"/>
                <w:b w:val="false"/>
                <w:bCs w:val="false"/>
                <w:i w:val="false"/>
                <w:iCs w:val="false"/>
                <w:color w:val="000000"/>
                <w:sz w:val="18"/>
                <w:szCs w:val="18"/>
              </w:rPr>
              <w:t xml:space="preserve"> ratios in a personal table</w:t>
            </w:r>
            <w:ins w:id="9085" w:author="Claude (AI) - proposed" w:date="2026-10-14T16:33:10Z">
              <w:r>
                <w:rPr>
                  <w:rFonts w:ascii="Arial" w:cs="Arial" w:eastAsia="Arial" w:hAnsi="Arial"/>
                  <w:b w:val="false"/>
                  <w:bCs w:val="false"/>
                  <w:i w:val="false"/>
                  <w:iCs w:val="false"/>
                  <w:color w:val="000000"/>
                  <w:sz w:val="18"/>
                  <w:szCs w:val="18"/>
                </w:rPr>
                <w:t xml:space="preserve"> (angle, sin, cos, tan)</w:t>
              </w:r>
            </w:ins>
            <w:r>
              <w:rPr>
                <w:rFonts w:ascii="Arial" w:cs="Arial" w:eastAsia="Arial" w:hAnsi="Arial"/>
                <w:b w:val="false"/>
                <w:bCs w:val="false"/>
                <w:i w:val="false"/>
                <w:iCs w:val="false"/>
                <w:color w:val="000000"/>
                <w:sz w:val="18"/>
                <w:szCs w:val="18"/>
              </w:rPr>
              <w:t xml:space="preserve">. Each pair then contributes one ratio value to a class table drawn on the board (columns: angle, sin, cos, tan; rows filled in by different pairs). Finally, learners open their mathematical tables to the sine, cosine, and tangent pages and locate the values matching their measured angles, comparing table values to their computed ratios and noting the difference (which should be small if measurements were accurate).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086" w:author="Claude (AI) - proposed" w:date="2026-10-14T16:33:10Z">
              <w:r>
                <w:rPr>
                  <w:rFonts w:ascii="Arial" w:cs="Arial" w:eastAsia="Arial" w:hAnsi="Arial"/>
                  <w:b w:val="false"/>
                  <w:bCs w:val="false"/>
                  <w:i w:val="false"/>
                  <w:iCs w:val="false"/>
                  <w:color w:val="000000"/>
                  <w:sz w:val="18"/>
                  <w:szCs w:val="18"/>
                </w:rPr>
                <w:delText xml:space="preserve">Distribute rulers and protractors. </w:delText>
              </w:r>
            </w:del>
            <w:r>
              <w:rPr>
                <w:rFonts w:ascii="Arial" w:cs="Arial" w:eastAsia="Arial" w:hAnsi="Arial"/>
                <w:b w:val="false"/>
                <w:bCs w:val="false"/>
                <w:i w:val="false"/>
                <w:iCs w:val="false"/>
                <w:color w:val="000000"/>
                <w:sz w:val="18"/>
                <w:szCs w:val="18"/>
              </w:rPr>
              <w:t xml:space="preserve">Say: '</w:t>
            </w:r>
            <w:del w:id="9087" w:author="Claude (AI) - proposed" w:date="2026-10-14T16:33:10Z">
              <w:r>
                <w:rPr>
                  <w:rFonts w:ascii="Arial" w:cs="Arial" w:eastAsia="Arial" w:hAnsi="Arial"/>
                  <w:b w:val="false"/>
                  <w:bCs w:val="false"/>
                  <w:i w:val="false"/>
                  <w:iCs w:val="false"/>
                  <w:color w:val="000000"/>
                  <w:sz w:val="18"/>
                  <w:szCs w:val="18"/>
                </w:rPr>
                <w:delText xml:space="preserve">Draw two right-angled triangles — make them different sizes. Estimate one angle at about 35° and in the other about 60°. Measure all three sides. Then, for EACH acute angle in EACH triangle, label which side is opposite, which is adjacent, which is hypotenuse — remember, these</w:delText>
              </w:r>
            </w:del>
            <w:ins w:id="9088" w:author="Claude (AI) - proposed" w:date="2026-10-14T16:33:10Z">
              <w:r>
                <w:rPr>
                  <w:rFonts w:ascii="Arial" w:cs="Arial" w:eastAsia="Arial" w:hAnsi="Arial"/>
                  <w:b w:val="false"/>
                  <w:bCs w:val="false"/>
                  <w:i w:val="false"/>
                  <w:iCs w:val="false"/>
                  <w:color w:val="000000"/>
                  <w:sz w:val="18"/>
                  <w:szCs w:val="18"/>
                </w:rPr>
                <w:t xml:space="preserve">Take out your Lesson 1 sheet with the three 40° triangles. No new drawing today. Pick one triangle. Look from the 40° angle first, then from the OTHER acute angle, 50°. Remember, the</w:t>
              </w:r>
            </w:ins>
            <w:r>
              <w:rPr>
                <w:rFonts w:ascii="Arial" w:cs="Arial" w:eastAsia="Arial" w:hAnsi="Arial"/>
                <w:b w:val="false"/>
                <w:bCs w:val="false"/>
                <w:i w:val="false"/>
                <w:iCs w:val="false"/>
                <w:color w:val="000000"/>
                <w:sz w:val="18"/>
                <w:szCs w:val="18"/>
              </w:rPr>
              <w:t xml:space="preserve"> labels CHANGE when you switch which angle you look from. </w:t>
            </w:r>
            <w:del w:id="9089" w:author="Claude (AI) - proposed" w:date="2026-10-14T16:33:10Z">
              <w:r>
                <w:rPr>
                  <w:rFonts w:ascii="Arial" w:cs="Arial" w:eastAsia="Arial" w:hAnsi="Arial"/>
                  <w:b w:val="false"/>
                  <w:bCs w:val="false"/>
                  <w:i w:val="false"/>
                  <w:iCs w:val="false"/>
                  <w:color w:val="000000"/>
                  <w:sz w:val="18"/>
                  <w:szCs w:val="18"/>
                </w:rPr>
                <w:delText xml:space="preserve">Compute</w:delText>
              </w:r>
            </w:del>
            <w:ins w:id="9090" w:author="Claude (AI) - proposed" w:date="2026-10-14T16:33:10Z">
              <w:r>
                <w:rPr>
                  <w:rFonts w:ascii="Arial" w:cs="Arial" w:eastAsia="Arial" w:hAnsi="Arial"/>
                  <w:b w:val="false"/>
                  <w:bCs w:val="false"/>
                  <w:i w:val="false"/>
                  <w:iCs w:val="false"/>
                  <w:color w:val="000000"/>
                  <w:sz w:val="18"/>
                  <w:szCs w:val="18"/>
                </w:rPr>
                <w:t xml:space="preserve">For the 50° angle, re-label O, A, H and compute</w:t>
              </w:r>
            </w:ins>
            <w:r>
              <w:rPr>
                <w:rFonts w:ascii="Arial" w:cs="Arial" w:eastAsia="Arial" w:hAnsi="Arial"/>
                <w:b w:val="false"/>
                <w:bCs w:val="false"/>
                <w:i w:val="false"/>
                <w:iCs w:val="false"/>
                <w:color w:val="000000"/>
                <w:sz w:val="18"/>
                <w:szCs w:val="18"/>
              </w:rPr>
              <w:t xml:space="preserve"> O÷H, A÷H, O÷A. Record everything</w:t>
            </w:r>
            <w:ins w:id="9091" w:author="Claude (AI) - proposed" w:date="2026-10-14T16:33:10Z">
              <w:r>
                <w:rPr>
                  <w:rFonts w:ascii="Arial" w:cs="Arial" w:eastAsia="Arial" w:hAnsi="Arial"/>
                  <w:b w:val="false"/>
                  <w:bCs w:val="false"/>
                  <w:i w:val="false"/>
                  <w:iCs w:val="false"/>
                  <w:color w:val="000000"/>
                  <w:sz w:val="18"/>
                  <w:szCs w:val="18"/>
                </w:rPr>
                <w:t xml:space="preserve"> next to your 40° ratios</w:t>
              </w:r>
            </w:ins>
            <w:r>
              <w:rPr>
                <w:rFonts w:ascii="Arial" w:cs="Arial" w:eastAsia="Arial" w:hAnsi="Arial"/>
                <w:b w:val="false"/>
                <w:bCs w:val="false"/>
                <w:i w:val="false"/>
                <w:iCs w:val="false"/>
                <w:color w:val="000000"/>
                <w:sz w:val="18"/>
                <w:szCs w:val="18"/>
              </w:rPr>
              <w:t xml:space="preserve">.' [Circulate for </w:t>
            </w:r>
            <w:del w:id="9092" w:author="Claude (AI) - proposed" w:date="2026-10-14T16:33:10Z">
              <w:r>
                <w:rPr>
                  <w:rFonts w:ascii="Arial" w:cs="Arial" w:eastAsia="Arial" w:hAnsi="Arial"/>
                  <w:b w:val="false"/>
                  <w:bCs w:val="false"/>
                  <w:i w:val="false"/>
                  <w:iCs w:val="false"/>
                  <w:color w:val="000000"/>
                  <w:sz w:val="18"/>
                  <w:szCs w:val="18"/>
                </w:rPr>
                <w:delText xml:space="preserve">8</w:delText>
              </w:r>
            </w:del>
            <w:ins w:id="9093" w:author="Claude (AI) - proposed" w:date="2026-10-14T16:33:1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At each pair, ask: 'You have switched to the other acute angle</w:t>
            </w:r>
            <w:del w:id="9094" w:author="Claude (AI) - proposed" w:date="2026-10-14T16:33:10Z">
              <w:r>
                <w:rPr>
                  <w:rFonts w:ascii="Arial" w:cs="Arial" w:eastAsia="Arial" w:hAnsi="Arial"/>
                  <w:b w:val="false"/>
                  <w:bCs w:val="false"/>
                  <w:i w:val="false"/>
                  <w:iCs w:val="false"/>
                  <w:color w:val="000000"/>
                  <w:sz w:val="18"/>
                  <w:szCs w:val="18"/>
                </w:rPr>
                <w:delText xml:space="preserve"> — have</w:delText>
              </w:r>
            </w:del>
            <w:ins w:id="9095" w:author="Claude (AI) - proposed" w:date="2026-10-14T16:33:10Z">
              <w:r>
                <w:rPr>
                  <w:rFonts w:ascii="Arial" w:cs="Arial" w:eastAsia="Arial" w:hAnsi="Arial"/>
                  <w:b w:val="false"/>
                  <w:bCs w:val="false"/>
                  <w:i w:val="false"/>
                  <w:iCs w:val="false"/>
                  <w:color w:val="000000"/>
                  <w:sz w:val="18"/>
                  <w:szCs w:val="18"/>
                </w:rPr>
                <w:t xml:space="preserve">. Have</w:t>
              </w:r>
            </w:ins>
            <w:r>
              <w:rPr>
                <w:rFonts w:ascii="Arial" w:cs="Arial" w:eastAsia="Arial" w:hAnsi="Arial"/>
                <w:b w:val="false"/>
                <w:bCs w:val="false"/>
                <w:i w:val="false"/>
                <w:iCs w:val="false"/>
                <w:color w:val="000000"/>
                <w:sz w:val="18"/>
                <w:szCs w:val="18"/>
              </w:rPr>
              <w:t xml:space="preserve"> your labels changed? Show me.'] After </w:t>
            </w:r>
            <w:del w:id="9096" w:author="Claude (AI) - proposed" w:date="2026-10-14T16:33:10Z">
              <w:r>
                <w:rPr>
                  <w:rFonts w:ascii="Arial" w:cs="Arial" w:eastAsia="Arial" w:hAnsi="Arial"/>
                  <w:b w:val="false"/>
                  <w:bCs w:val="false"/>
                  <w:i w:val="false"/>
                  <w:iCs w:val="false"/>
                  <w:color w:val="000000"/>
                  <w:sz w:val="18"/>
                  <w:szCs w:val="18"/>
                </w:rPr>
                <w:delText xml:space="preserve">8</w:delText>
              </w:r>
            </w:del>
            <w:ins w:id="9097" w:author="Claude (AI) - proposed" w:date="2026-10-14T16:33:1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draw the class table on the board</w:t>
            </w:r>
            <w:ins w:id="9098" w:author="Claude (AI) - proposed" w:date="2026-10-14T16:33:10Z">
              <w:r>
                <w:rPr>
                  <w:rFonts w:ascii="Arial" w:cs="Arial" w:eastAsia="Arial" w:hAnsi="Arial"/>
                  <w:b w:val="false"/>
                  <w:bCs w:val="false"/>
                  <w:i w:val="false"/>
                  <w:iCs w:val="false"/>
                  <w:color w:val="000000"/>
                  <w:sz w:val="18"/>
                  <w:szCs w:val="18"/>
                </w:rPr>
                <w:t xml:space="preserve"> (columns: angle, sin, cos, tan)</w:t>
              </w:r>
            </w:ins>
            <w:r>
              <w:rPr>
                <w:rFonts w:ascii="Arial" w:cs="Arial" w:eastAsia="Arial" w:hAnsi="Arial"/>
                <w:b w:val="false"/>
                <w:bCs w:val="false"/>
                <w:i w:val="false"/>
                <w:iCs w:val="false"/>
                <w:color w:val="000000"/>
                <w:sz w:val="18"/>
                <w:szCs w:val="18"/>
              </w:rPr>
              <w:t xml:space="preserve">. Point to pairs one by one: 'Otieno and Kamau</w:t>
            </w:r>
            <w:del w:id="9099" w:author="Claude (AI) - proposed" w:date="2026-10-14T16:33:10Z">
              <w:r>
                <w:rPr>
                  <w:rFonts w:ascii="Arial" w:cs="Arial" w:eastAsia="Arial" w:hAnsi="Arial"/>
                  <w:b w:val="false"/>
                  <w:bCs w:val="false"/>
                  <w:i w:val="false"/>
                  <w:iCs w:val="false"/>
                  <w:color w:val="000000"/>
                  <w:sz w:val="18"/>
                  <w:szCs w:val="18"/>
                </w:rPr>
                <w:delText xml:space="preserve"> —</w:delText>
              </w:r>
            </w:del>
            <w:ins w:id="9100" w:author="Claude (AI) - proposed" w:date="2026-10-14T16:33:10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give me your sin of </w:t>
            </w:r>
            <w:del w:id="9101" w:author="Claude (AI) - proposed" w:date="2026-10-14T16:33:10Z">
              <w:r>
                <w:rPr>
                  <w:rFonts w:ascii="Arial" w:cs="Arial" w:eastAsia="Arial" w:hAnsi="Arial"/>
                  <w:b w:val="false"/>
                  <w:bCs w:val="false"/>
                  <w:i w:val="false"/>
                  <w:iCs w:val="false"/>
                  <w:color w:val="000000"/>
                  <w:sz w:val="18"/>
                  <w:szCs w:val="18"/>
                </w:rPr>
                <w:delText xml:space="preserve">35</w:delText>
              </w:r>
            </w:del>
            <w:ins w:id="9102" w:author="Claude (AI) - proposed" w:date="2026-10-14T16:33:10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Fill in the table</w:t>
            </w:r>
            <w:ins w:id="9103" w:author="Claude (AI) - proposed" w:date="2026-10-14T16:33:10Z">
              <w:r>
                <w:rPr>
                  <w:rFonts w:ascii="Arial" w:cs="Arial" w:eastAsia="Arial" w:hAnsi="Arial"/>
                  <w:b w:val="false"/>
                  <w:bCs w:val="false"/>
                  <w:i w:val="false"/>
                  <w:iCs w:val="false"/>
                  <w:color w:val="000000"/>
                  <w:sz w:val="18"/>
                  <w:szCs w:val="18"/>
                </w:rPr>
                <w:t xml:space="preserve"> for 40° and 50°</w:t>
              </w:r>
            </w:ins>
            <w:r>
              <w:rPr>
                <w:rFonts w:ascii="Arial" w:cs="Arial" w:eastAsia="Arial" w:hAnsi="Arial"/>
                <w:b w:val="false"/>
                <w:bCs w:val="false"/>
                <w:i w:val="false"/>
                <w:iCs w:val="false"/>
                <w:color w:val="000000"/>
                <w:sz w:val="18"/>
                <w:szCs w:val="18"/>
              </w:rPr>
              <w:t xml:space="preserve">. Once 6–8 rows are filled say: 'Now open your mathematical tables to the sine pages. Find sin </w:t>
            </w:r>
            <w:del w:id="9104" w:author="Claude (AI) - proposed" w:date="2026-10-14T16:33:10Z">
              <w:r>
                <w:rPr>
                  <w:rFonts w:ascii="Arial" w:cs="Arial" w:eastAsia="Arial" w:hAnsi="Arial"/>
                  <w:b w:val="false"/>
                  <w:bCs w:val="false"/>
                  <w:i w:val="false"/>
                  <w:iCs w:val="false"/>
                  <w:color w:val="000000"/>
                  <w:sz w:val="18"/>
                  <w:szCs w:val="18"/>
                </w:rPr>
                <w:delText xml:space="preserve">35</w:delText>
              </w:r>
            </w:del>
            <w:ins w:id="9105" w:author="Claude (AI) - proposed" w:date="2026-10-14T16:33:10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What do you see?' [WAIT TIME: 10 seconds.] Cold-call 2 students to read the table value aloud. Say: 'How close is the table value to your computed ratio? The small difference is measurement error — the table is exact.' Repeat for cosine and tangent pages. Then say: 'Notice that </w:t>
            </w:r>
            <w:del w:id="9106" w:author="Claude (AI) - proposed" w:date="2026-10-14T16:33:10Z">
              <w:r>
                <w:rPr>
                  <w:rFonts w:ascii="Arial" w:cs="Arial" w:eastAsia="Arial" w:hAnsi="Arial"/>
                  <w:b w:val="false"/>
                  <w:bCs w:val="false"/>
                  <w:i w:val="false"/>
                  <w:iCs w:val="false"/>
                  <w:color w:val="000000"/>
                  <w:sz w:val="18"/>
                  <w:szCs w:val="18"/>
                </w:rPr>
                <w:delText xml:space="preserve">for the same angle, as</w:delText>
              </w:r>
            </w:del>
            <w:ins w:id="9107" w:author="Claude (AI) - proposed" w:date="2026-10-14T16:33:10Z">
              <w:r>
                <w:rPr>
                  <w:rFonts w:ascii="Arial" w:cs="Arial" w:eastAsia="Arial" w:hAnsi="Arial"/>
                  <w:b w:val="false"/>
                  <w:bCs w:val="false"/>
                  <w:i w:val="false"/>
                  <w:iCs w:val="false"/>
                  <w:color w:val="000000"/>
                  <w:sz w:val="18"/>
                  <w:szCs w:val="18"/>
                </w:rPr>
                <w:t xml:space="preserve">as the angle gets bigger,</w:t>
              </w:r>
            </w:ins>
            <w:r>
              <w:rPr>
                <w:rFonts w:ascii="Arial" w:cs="Arial" w:eastAsia="Arial" w:hAnsi="Arial"/>
                <w:b w:val="false"/>
                <w:bCs w:val="false"/>
                <w:i w:val="false"/>
                <w:iCs w:val="false"/>
                <w:color w:val="000000"/>
                <w:sz w:val="18"/>
                <w:szCs w:val="18"/>
              </w:rPr>
              <w:t xml:space="preserve"> sin goes up</w:t>
            </w:r>
            <w:del w:id="9108" w:author="Claude (AI) - proposed" w:date="2026-10-14T16:33:10Z">
              <w:r>
                <w:rPr>
                  <w:rFonts w:ascii="Arial" w:cs="Arial" w:eastAsia="Arial" w:hAnsi="Arial"/>
                  <w:b w:val="false"/>
                  <w:bCs w:val="false"/>
                  <w:i w:val="false"/>
                  <w:iCs w:val="false"/>
                  <w:color w:val="000000"/>
                  <w:sz w:val="18"/>
                  <w:szCs w:val="18"/>
                </w:rPr>
                <w:delText xml:space="preserve">,</w:delText>
              </w:r>
            </w:del>
            <w:ins w:id="9109" w:author="Claude (AI) - proposed" w:date="2026-10-14T16:33:10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cos goes down</w:t>
            </w:r>
            <w:ins w:id="9110" w:author="Claude (AI) - proposed" w:date="2026-10-14T16:33:10Z">
              <w:r>
                <w:rPr>
                  <w:rFonts w:ascii="Arial" w:cs="Arial" w:eastAsia="Arial" w:hAnsi="Arial"/>
                  <w:b w:val="false"/>
                  <w:bCs w:val="false"/>
                  <w:i w:val="false"/>
                  <w:iCs w:val="false"/>
                  <w:color w:val="000000"/>
                  <w:sz w:val="18"/>
                  <w:szCs w:val="18"/>
                </w:rPr>
                <w:t xml:space="preserve">, and sin 40° looks the same as cos 50°</w:t>
              </w:r>
            </w:ins>
            <w:r>
              <w:rPr>
                <w:rFonts w:ascii="Arial" w:cs="Arial" w:eastAsia="Arial" w:hAnsi="Arial"/>
                <w:b w:val="false"/>
                <w:bCs w:val="false"/>
                <w:i w:val="false"/>
                <w:iCs w:val="false"/>
                <w:color w:val="000000"/>
                <w:sz w:val="18"/>
                <w:szCs w:val="18"/>
              </w:rPr>
              <w:t xml:space="preserve"> — we will explore why in Lesson 3. For now, simply observe it in the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Data-Gathering and Pattern Noticing — learners generate their own data (measured ratios), contribute to a collective class dataset, then compare against the authoritative mathematical table. This two-layer evidence structure (personal measurement → table confirmation) builds trust in the table as a reliable tool and surfaces the pattern that switching reference angles swaps O and A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check that every pair has correctly re-labelled sides when switching reference angles — this is the single most important conceptual move in the phase. If a pair has not changed labels, stop and ask: 'When you look from THIS angle, point to the side directly across from it. What do we call that side?' Look at the class table on the board</w:t>
            </w:r>
            <w:del w:id="9111" w:author="Claude (AI) - proposed" w:date="2026-10-14T16:33:10Z">
              <w:r>
                <w:rPr>
                  <w:rFonts w:ascii="Arial" w:cs="Arial" w:eastAsia="Arial" w:hAnsi="Arial"/>
                  <w:b w:val="false"/>
                  <w:bCs w:val="false"/>
                  <w:i w:val="false"/>
                  <w:iCs w:val="false"/>
                  <w:color w:val="000000"/>
                  <w:sz w:val="18"/>
                  <w:szCs w:val="18"/>
                </w:rPr>
                <w:delText xml:space="preserve">: if the sin and cos columns for the same angle do not roughly sum near 1 (not exactly — that</w:delText>
              </w:r>
            </w:del>
            <w:ins w:id="9112" w:author="Claude (AI) - proposed" w:date="2026-10-14T16:33:10Z">
              <w:r>
                <w:rPr>
                  <w:rFonts w:ascii="Arial" w:cs="Arial" w:eastAsia="Arial" w:hAnsi="Arial"/>
                  <w:b w:val="false"/>
                  <w:bCs w:val="false"/>
                  <w:i w:val="false"/>
                  <w:iCs w:val="false"/>
                  <w:color w:val="000000"/>
                  <w:sz w:val="18"/>
                  <w:szCs w:val="18"/>
                </w:rPr>
                <w:t xml:space="preserve">. Sin and cos of an acute angle are always less than 1 (the hypotenuse is the longest side), and their sum is NOT 1 (for example sin 40° + cos 40° ≈ 0.643 + 0.766 = 1.41), so any sin or cos value of 1 or more is an error. Also check that sin 40° and cos 50° are nearly equal, and so are sin 50° and cos 40°; if they are not, a pair has mixed up opposite and adjacent (the reason</w:t>
              </w:r>
            </w:ins>
            <w:r>
              <w:rPr>
                <w:rFonts w:ascii="Arial" w:cs="Arial" w:eastAsia="Arial" w:hAnsi="Arial"/>
                <w:b w:val="false"/>
                <w:bCs w:val="false"/>
                <w:i w:val="false"/>
                <w:iCs w:val="false"/>
                <w:color w:val="000000"/>
                <w:sz w:val="18"/>
                <w:szCs w:val="18"/>
              </w:rPr>
              <w:t xml:space="preserve"> is Lesson 3)</w:t>
            </w:r>
            <w:del w:id="9113" w:author="Claude (AI) - proposed" w:date="2026-10-14T16:33:10Z">
              <w:r>
                <w:rPr>
                  <w:rFonts w:ascii="Arial" w:cs="Arial" w:eastAsia="Arial" w:hAnsi="Arial"/>
                  <w:b w:val="false"/>
                  <w:bCs w:val="false"/>
                  <w:i w:val="false"/>
                  <w:iCs w:val="false"/>
                  <w:color w:val="000000"/>
                  <w:sz w:val="18"/>
                  <w:szCs w:val="18"/>
                </w:rPr>
                <w:delText xml:space="preserve">, a labelling or calculation error likely exists</w:delText>
              </w:r>
            </w:del>
            <w:r>
              <w:rPr>
                <w:rFonts w:ascii="Arial" w:cs="Arial" w:eastAsia="Arial" w:hAnsi="Arial"/>
                <w:b w:val="false"/>
                <w:bCs w:val="false"/>
                <w:i w:val="false"/>
                <w:iCs w:val="false"/>
                <w:color w:val="000000"/>
                <w:sz w:val="18"/>
                <w:szCs w:val="18"/>
              </w:rPr>
              <w:t xml:space="preserve">. Identify and address </w:t>
            </w:r>
            <w:ins w:id="9114" w:author="Claude (AI) - proposed" w:date="2026-10-14T16:33:10Z">
              <w:r>
                <w:rPr>
                  <w:rFonts w:ascii="Arial" w:cs="Arial" w:eastAsia="Arial" w:hAnsi="Arial"/>
                  <w:b w:val="false"/>
                  <w:bCs w:val="false"/>
                  <w:i w:val="false"/>
                  <w:iCs w:val="false"/>
                  <w:color w:val="000000"/>
                  <w:sz w:val="18"/>
                  <w:szCs w:val="18"/>
                </w:rPr>
                <w:t xml:space="preserve">errors </w:t>
              </w:r>
            </w:ins>
            <w:r>
              <w:rPr>
                <w:rFonts w:ascii="Arial" w:cs="Arial" w:eastAsia="Arial" w:hAnsi="Arial"/>
                <w:b w:val="false"/>
                <w:bCs w:val="false"/>
                <w:i w:val="false"/>
                <w:iCs w:val="false"/>
                <w:color w:val="000000"/>
                <w:sz w:val="18"/>
                <w:szCs w:val="18"/>
              </w:rPr>
              <w:t xml:space="preserve">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64qzjvvdd76lwhmp0ulb">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xnoio62scrcihuaaxq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gkvyvvitnsn6s5jf4m_i">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s2ze2wv8c5zgv7uj5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defines the three ratios using the mnemonic SOH-CAH-TOA written on the board. Learners copy the three definitions into their books using both symbolic notation (sin θ = O/H) and word notation. The class then works through the mast problem together as a guided example: they identify the known side (adjacent = 40 m), the known angle (50°), and the unknown side (opposite = height). They choose tan θ because it links O and A without involving H. They look up tan 50° in the mathematical table (≈ 1.192), write the equation height = 40 × tan 50°, compute height ≈ 47.7 m, and check on a calculator. Learners then individually solve two practice problems: (a) a surveyor in Kisumu stands 25 m from a tree and measures the angle of elevation as 38° — find the tree's height using tan; (b) given sin θ = 0.643, use tables to back-calculate θ.</w:t>
            </w:r>
            <w:ins w:id="9115" w:author="Claude (AI) - proposed" w:date="2026-10-14T16:33:10Z">
              <w:r>
                <w:rPr>
                  <w:rFonts w:ascii="Arial" w:cs="Arial" w:eastAsia="Arial" w:hAnsi="Arial"/>
                  <w:b w:val="false"/>
                  <w:bCs w:val="false"/>
                  <w:i w:val="false"/>
                  <w:iCs w:val="false"/>
                  <w:color w:val="000000"/>
                  <w:sz w:val="18"/>
                  <w:szCs w:val="18"/>
                </w:rPr>
                <w:t xml:space="preserve"> Learners also start a class word wall in which each English term (triangle, angle, opposite, adjacent, hypotenuse, ratio) is written beside the Kiswahili word learners use for it (for example pembetatu for triangle and pembe for angle); learners may discuss in Kiswahili or their home language before writing in English.</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SOH-CAH-TOA on the board in large letters. Say: 'These three letters are the most useful memory tool in all of trigonometry. S-O-H: Sine equals Opposite over Hypotenuse. C-A-H: Cosine equals Adjacent over Hypotenuse. T-O-A: Tangent equals Opposite over Adjacent. Copy these with the full words — not just letters.' [Give 2 minutes for copying.] Then return to the mast: 'Back to Nakuru. We know the adjacent side is 40 m and the angle is 50°. We want the opposite side — the height. Which ratio involves O and A but NOT H?' [WAIT TIME: 12 seconds. Cold-call 2 students.] 'Correct — tangent. So height = 40 × tan 50°. Open your tables to tangent. Find 50°.' [WAIT TIME: 10 seconds.] 'Auma — what does your table say?' After confirming ≈ 1.192, work through the multiplication together. Say: 'The mast is approximately 47.7 metres tall. We just answered the driving question — with maths alone, no ladder, no drone.' [Pause for effect.] 'Now try the Kisumu tree problem on your own — 3 minutes.</w:t>
            </w:r>
            <w:del w:id="9116" w:author="Claude (AI) - proposed" w:date="2026-10-14T16:33:10Z">
              <w:r>
                <w:rPr>
                  <w:rFonts w:ascii="Arial" w:cs="Arial" w:eastAsia="Arial" w:hAnsi="Arial"/>
                  <w:b w:val="false"/>
                  <w:bCs w:val="false"/>
                  <w:i w:val="false"/>
                  <w:iCs w:val="false"/>
                  <w:color w:val="000000"/>
                  <w:sz w:val="18"/>
                  <w:szCs w:val="18"/>
                </w:rPr>
                <w:delText xml:space="preserve">'</w:delText>
              </w:r>
            </w:del>
            <w:ins w:id="9117" w:author="Claude (AI) - proposed" w:date="2026-10-14T16:33:10Z">
              <w:r>
                <w:rPr>
                  <w:rFonts w:ascii="Arial" w:cs="Arial" w:eastAsia="Arial" w:hAnsi="Arial"/>
                  <w:b w:val="false"/>
                  <w:bCs w:val="false"/>
                  <w:i w:val="false"/>
                  <w:iCs w:val="false"/>
                  <w:color w:val="000000"/>
                  <w:sz w:val="18"/>
                  <w:szCs w:val="18"/>
                </w:rPr>
                <w:t xml:space="preserve"> The angle we measure when we look up from the horizontal to the top of something is called the angle of elevation; we study it fully in Lesson 7.' Make sure calculators are in DEG mode. Expected answer: height = 25 × tan 38° ≈ 25 × 0.781 ≈ 19.5 m. Problem (b) is the stretch task (expected θ ≈ 40°): if time is short, set it as homework.</w:t>
              </w:r>
            </w:ins>
            <w:r>
              <w:rPr>
                <w:rFonts w:ascii="Arial" w:cs="Arial" w:eastAsia="Arial" w:hAnsi="Arial"/>
                <w:b w:val="false"/>
                <w:bCs w:val="false"/>
                <w:i w:val="false"/>
                <w:iCs w:val="false"/>
                <w:color w:val="000000"/>
                <w:sz w:val="18"/>
                <w:szCs w:val="18"/>
              </w:rPr>
              <w:t xml:space="preserve"> Circulate, then cold-call one student to show working on the board. For problem (b), demonstrate back-calculating: 'Find 0.643 in the sine column — what angle is it opposite?' Confirm θ ≈ 40°.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Structured Release — the teacher models the complete solution to the mast problem using explicit think-aloud (naming the known, unknown, chosen ratio, table lookup, calculation), then releases learners to solve a parallel problem independently. This gradual release ensures learners can reproduce the reasoning process, not merely copy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3-minute independent practice, circulate and look for three specific errors: (1) choosing sin instead of tan because the student picked H instead of A as the known side — ask 'Which side is 40 m — the longest side of the triangle, or the side next to the 50° angle?'; (2) multiplying incorrectly (e.g., dividing instead of multiplying) — check equation setup; (3) reading the wrong row in the table — check by asking the student to point to the row and column they used. After the board presentation, ask the class: 'Thumbs up if your answer for the tree height matches what is on the board.' Count responses to gauge whole-class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a5sxkp4_afzcugn51ryp">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skgl6-hpqdprtlkmv3m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urczkqy0rmce_9sjrwep">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qh_wzapzxn2jlwrxk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of the room. Working as a whole class, they add two new sticky-note categories: 'What we now KNOW' (green notes) and 'New questions we have' (yellow notes). Each learner writes at least one green note stating a specific thing they learned today (e.g., 'tan θ = O/A', 'tan 50° ≈ 1.192', 'the mast is about 47.7 m tall') and one yellow note with a new question (e.g., 'What if I only know the height and want the angle?', 'Why does sin </w:t>
            </w:r>
            <w:del w:id="9118" w:author="Claude (AI) - proposed" w:date="2026-10-14T16:33:10Z">
              <w:r>
                <w:rPr>
                  <w:rFonts w:ascii="Arial" w:cs="Arial" w:eastAsia="Arial" w:hAnsi="Arial"/>
                  <w:b w:val="false"/>
                  <w:bCs w:val="false"/>
                  <w:i w:val="false"/>
                  <w:iCs w:val="false"/>
                  <w:color w:val="000000"/>
                  <w:sz w:val="18"/>
                  <w:szCs w:val="18"/>
                </w:rPr>
                <w:delText xml:space="preserve">+ cos stay close to 1</w:delText>
              </w:r>
            </w:del>
            <w:ins w:id="9119" w:author="Claude (AI) - proposed" w:date="2026-10-14T16:33:10Z">
              <w:r>
                <w:rPr>
                  <w:rFonts w:ascii="Arial" w:cs="Arial" w:eastAsia="Arial" w:hAnsi="Arial"/>
                  <w:b w:val="false"/>
                  <w:bCs w:val="false"/>
                  <w:i w:val="false"/>
                  <w:iCs w:val="false"/>
                  <w:color w:val="000000"/>
                  <w:sz w:val="18"/>
                  <w:szCs w:val="18"/>
                </w:rPr>
                <w:t xml:space="preserve">40° look the same as cos 50°</w:t>
              </w:r>
            </w:ins>
            <w:r>
              <w:rPr>
                <w:rFonts w:ascii="Arial" w:cs="Arial" w:eastAsia="Arial" w:hAnsi="Arial"/>
                <w:b w:val="false"/>
                <w:bCs w:val="false"/>
                <w:i w:val="false"/>
                <w:iCs w:val="false"/>
                <w:color w:val="000000"/>
                <w:sz w:val="18"/>
                <w:szCs w:val="18"/>
              </w:rPr>
              <w:t xml:space="preserve">?', 'Can these ratios work for angles bigger than 90°?'). Notes are posted and the teacher reads several aloud, grouping related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what tool do we need? Today we built part of that tool. Let us update our board.' Distribute green and yellow sticky notes. Say: 'Green note: write ONE specific thing you know now that you did not know at the start of today's lesson — be precise, include a formula or a number. Yellow note: write ONE new question this lesson has raised for you. You have 90 seconds.' [Allow 90 seconds.] Invite learners to post their notes. Read 3–4 green notes aloud: 'Njoroge says tan 50° ≈ 1.192 and the mast is 47.7 m. That is a direct answer to our driving question — well done.' Read 2–3 yellow notes: 'Zawadi asks — what if I know the height but not the angle? That is called finding an inverse trig ratio — we will get to that.' Circle the yellow notes that connect to upcoming lessons and say: 'These questions are exactly where our storyline goes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Know/Wonder Board Update — systematically distinguishing 'established knowledge' from 'productive new questions' trains learners to see science and mathematics as a dynamic, growing enterprise rather than a fixed set of facts. Public display of yellow notes validates curiosity and previews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green notes as they are posted. A note that says 'tan = O/A' with no context signals surface memorisation; a note that says 'tan 50° = 1.192 so the mast is 40 × 1.192 = 47.7 m' signals deep integration. Collect the notes at the end of class and tally: (a) How many learners correctly stated a ratio definition with formula? (b) How many connected the ratio to the mast problem? Use this data to decide whether Lesson 3 needs a 5-minute recap opener.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qkroml9s70qq7yczxnhu">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6tv2x0yc-nd_8ffvtn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o98rsguxawm7mdpkbpbh">
              <w:r>
                <w:rPr>
                  <w:rFonts w:ascii="Arial" w:cs="Arial" w:eastAsia="Arial" w:hAnsi="Arial"/>
                  <w:color w:val="2E75B6"/>
                  <w:sz w:val="16"/>
                  <w:szCs w:val="16"/>
                  <w:u w:val="single" w:color="2E75B6"/>
                </w:rPr>
                <w:t xml:space="preserve">Trigonometric Ratios with a Calculator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mlxytcqsuee7fbxkjd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annotated right-angled triangle diagram they drew in Lesson 1 (with sides labelled O, A, H). They now add a second layer to this model: alongside each side-pair, they write the ratio name and formula — 'sin θ = O/H' next to the O and H sides, 'cos θ = A/H' next to A and H, 'tan θ = O/A' next to O and A. They also add the specific mast values: θ = 50°, A = 40 m, O = ? and write the full equation 'tan 50° = O/40, therefore O = 40 × 1.192 ≈ 47.7 m' inside or beside the triangle. Learners write one sentence at the bottom of the diagram explaining in their own words what the model now represents.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Lesson 1 triangle model. We are going to upgrade it. In Lesson 1 it had labels — O, A, H. Today it gets the ratio formulas AND the actual mast numbers. Add sin θ = O/H, cos θ = A/H, tan θ = O/A to the correct side-pairs. Then sketch the mast triangle next to it with θ = 50°, A = 40 m, and show the full calculation for O. Finally, write one sentence: what does this model now allow you to do?' [Allow 4 minutes.] Circulate and check that ratio labels are placed next to the correct sides. After 4 minutes, cold-call one learner to read their sentence aloud. Say: 'This model will keep growing — next lesson we add the relationship between sines and cosines of complementary angles. By the end of the unit, this triangle will solve any height or distance problem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and annotating the same diagram across lessons externalises the growing understanding as a visible, evolving artefact. Learners experience knowledge as building rather than replacing, and the mast values embedded in the model maintain the direct link to the anchoring phenomenon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model revision and check three things: (1) Are the three ratio formulas written next to the correct side-pairs (not randomly placed)? (2) Does the mast triangle show θ = 50° at the observer's position, 40 m as the horizontal base, and the calculation tan 50° × 40? (3) Does the written sentence use the word 'ratio' or 'angle' and connect to a real-world action (measuring, calculating, finding height)? Collect three exercise books at random to review model quality as exit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121" w:author="Claude (AI) - proposed" w:date="2026-10-14T16:33:10Z"/>
              </w:rPr>
            </w:pPr>
            <w:ins w:id="9120" w:author="Claude (AI) - proposed" w:date="2026-10-14T16:33:10Z">
              <w:r>
                <w:rPr>
                  <w:rFonts w:ascii="Arial" w:cs="Arial" w:eastAsia="Arial" w:hAnsi="Arial"/>
                  <w:b w:val="false"/>
                  <w:bCs w:val="false"/>
                  <w:i w:val="false"/>
                  <w:iCs w:val="false"/>
                  <w:color w:val="000000"/>
                  <w:sz w:val="18"/>
                  <w:szCs w:val="18"/>
                </w:rPr>
                <w: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w:t>
              </w:r>
            </w:ins>
          </w:p>
          <w:p>
            <w:pPr>
              <w:keepNext w:val="false"/>
              <w:spacing w:after="40" w:before="0"/>
              <w:jc w:val="left"/>
              <w:rPr>
                <w:ins w:id="9123" w:author="Claude (AI) - proposed" w:date="2026-10-14T16:33:10Z"/>
              </w:rPr>
            </w:pPr>
            <w:ins w:id="9122" w:author="Claude (AI) - proposed" w:date="2026-10-14T16:33:10Z">
              <w:r>
                <w:rPr>
                  <w:rFonts w:ascii="Arial" w:cs="Arial" w:eastAsia="Arial" w:hAnsi="Arial"/>
                  <w:b w:val="false"/>
                  <w:bCs w:val="false"/>
                  <w:i w:val="false"/>
                  <w:iCs w:val="false"/>
                  <w:color w:val="000000"/>
                  <w:sz w:val="18"/>
                  <w:szCs w:val="18"/>
                </w:rPr>
                <w:t xml:space="preserve">2. Did the transition from 'computed ratio' to 'table value' feel smooth, or did learners struggle to navigate the mathematical table? Do I need to build a dedicated 5-minute 'reading the table' drill at the start of Lesson 3?</w:t>
              </w:r>
            </w:ins>
          </w:p>
          <w:p>
            <w:pPr>
              <w:keepNext w:val="false"/>
              <w:spacing w:after="40" w:before="0"/>
              <w:jc w:val="left"/>
              <w:rPr>
                <w:ins w:id="9125" w:author="Claude (AI) - proposed" w:date="2026-10-14T16:33:10Z"/>
              </w:rPr>
            </w:pPr>
            <w:ins w:id="9124" w:author="Claude (AI) - proposed" w:date="2026-10-14T16:33:10Z">
              <w:r>
                <w:rPr>
                  <w:rFonts w:ascii="Arial" w:cs="Arial" w:eastAsia="Arial" w:hAnsi="Arial"/>
                  <w:b w:val="false"/>
                  <w:bCs w:val="false"/>
                  <w:i w:val="false"/>
                  <w:iCs w:val="false"/>
                  <w:color w:val="000000"/>
                  <w:sz w:val="18"/>
                  <w:szCs w:val="18"/>
                </w:rPr>
                <w:t xml:space="preserve">3. When the mast height (≈ 47.7 m) was revealed for the first time, did learners show genuine engagement — surprise, satisfaction, connection? If the moment felt flat, how can I stage it more dramatically (e.g., having a learner write the final answer on the board themselves)?</w:t>
              </w:r>
            </w:ins>
          </w:p>
          <w:p>
            <w:pPr>
              <w:keepNext w:val="false"/>
              <w:spacing w:after="40" w:before="0"/>
              <w:jc w:val="left"/>
              <w:rPr>
                <w:ins w:id="9127" w:author="Claude (AI) - proposed" w:date="2026-10-14T16:33:10Z"/>
              </w:rPr>
            </w:pPr>
            <w:ins w:id="9126" w:author="Claude (AI) - proposed" w:date="2026-10-14T16:33:10Z">
              <w:r>
                <w:rPr>
                  <w:rFonts w:ascii="Arial" w:cs="Arial" w:eastAsia="Arial" w:hAnsi="Arial"/>
                  <w:b w:val="false"/>
                  <w:bCs w:val="false"/>
                  <w:i w:val="false"/>
                  <w:iCs w:val="false"/>
                  <w:color w:val="000000"/>
                  <w:sz w:val="18"/>
                  <w:szCs w:val="18"/>
                </w:rPr>
                <w:t xml:space="preserve">4. Looking at the green sticky notes on the DQB, what proportion of learners stated a ratio formula correctly versus a vague statement like 'I learned about triangles'? What does this tell me about the depth of definitional understanding achieved today?</w:t>
              </w:r>
            </w:ins>
          </w:p>
          <w:p>
            <w:pPr>
              <w:keepNext w:val="false"/>
              <w:spacing w:after="40" w:before="0"/>
              <w:jc w:val="left"/>
              <w:rPr>
                <w:ins w:id="9129" w:author="Claude (AI) - proposed" w:date="2026-10-14T16:33:10Z"/>
              </w:rPr>
            </w:pPr>
            <w:ins w:id="9128" w:author="Claude (AI) - proposed" w:date="2026-10-14T16:33:10Z">
              <w:r>
                <w:rPr>
                  <w:rFonts w:ascii="Arial" w:cs="Arial" w:eastAsia="Arial" w:hAnsi="Arial"/>
                  <w:b w:val="false"/>
                  <w:bCs w:val="false"/>
                  <w:i w:val="false"/>
                  <w:iCs w:val="false"/>
                  <w:color w:val="000000"/>
                  <w:sz w:val="18"/>
                  <w:szCs w:val="18"/>
                </w:rPr>
                <w:t xml:space="preserve">5. Did the two independent practice problems (Kisumu tree and back-calculating an angle) expose any systematic errors in ratio selection or table use that I need to address explicitly before moving to complementary angles in Lesson 3?</w:t>
              </w:r>
            </w:ins>
          </w:p>
          <w:p>
            <w:pPr>
              <w:keepNext w:val="false"/>
              <w:spacing w:after="40" w:before="0"/>
              <w:jc w:val="left"/>
              <w:rPr>
                <w:del w:id="9131" w:author="Claude (AI) - proposed" w:date="2026-10-14T16:33:10Z"/>
              </w:rPr>
            </w:pPr>
            <w:del w:id="9130" w:author="Claude (AI) - proposed" w:date="2026-10-14T16:33:10Z">
              <w:r>
                <w:rPr>
                  <w:rFonts w:ascii="Arial" w:cs="Arial" w:eastAsia="Arial" w:hAnsi="Arial"/>
                  <w:b w:val="false"/>
                  <w:bCs w:val="false"/>
                  <w:i w:val="false"/>
                  <w:iCs w:val="false"/>
                  <w:color w:val="000000"/>
                  <w:sz w:val="18"/>
                  <w:szCs w:val="18"/>
                </w:rPr>
                <w:delTex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lesson?\n2. Did the transition from 'computed ratio' to 'table value' feel smooth, or did learners struggle to navigate the mathematical table? Do I need to build a dedicated 5-minute 'reading the table' drill at the start of Lesson 3?\n3. When the mast height (≈ 47.7 m) was revealed for the first time, did learners show genuine engagement — surprise, satisfaction, connection? If the moment felt flat, how can I stage it more dramatically (e.g., having a learner write the final answer on the board themselves)?\n4. Looking at the green sticky notes on the DQB, what proportion of learners stated a ratio formula correctly versus a vague statement like 'I learned about triangles'? What does this tell me about the depth of definitional understanding achieved today?\n5. Did the two independent practice problems (Kisumu tree and back-calculating an angle) expose any systematic errors in ratio selection or table use that I need to address explicitly before moving to complementary angles in Lesson 3?</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iwojsy3o3twmincnoz0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ug4twkqadgntklklx4e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Sines and Cosines of Complementary Angles: sin θ = cos(90° −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prove that sin θ = cos(90° − θ) and cos θ = sin(90° − θ), and apply this relationship to simplify trigonometric expressions and solve for unknown angles — deepening their toolkit for solving the mast height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in any right-angled triangle the two acute angles are complementary (sum to 90°); (b) sine and cosine of complementary angles are equal to each other (sin θ = cos(90° − θ)); (c) this relationship can be derived geometrically from the same right-angled triangle viewed from both acute 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generate and complete a table of complementary angle pairs and their sine/cosine values using mathematical tables; (b) identify and articulate the complementary angle pattern from data; (c) apply a geometric proof to explain why the pattern holds; (d) use the relationship sin θ = cos(90° − θ) to simplify expressions and find unknown angles.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patterns discovered from data can always be explained by underlying structure, and value the efficiency that the complementary angle relationship brings to solving real-world height-and-distance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defined sine, cosine, and tangent and used mathematical tables to find the height of the Nakuru mast (tan 50° × 40 m ≈ 47.7 m). Today they notice a surprising symmetry: if the mast problem were viewed from the complementary angle (40°), sin 40° equals cos 50° exactly. This lesson gives learners a new shortcut — and deepens their understanding of why the ratios work — so that in later lessons they can move fluently between elevation and depression angles and choose the most efficient ratio.</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handle mathematical tables and rulers carefully. If printed worksheets are used, distribute and collect them in an orderly manner to avoid disruption.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Nakuru mast photograph and a quick recall question about sine and cosine from Lesson 2. In the Predict phase they guess whether sin 30° and cos 60° are equal. In the Observe phase, working in pairs, they complete a structured table of six complementary angle pairs (20°/70°, 25°/65°, 30°/60°, 35°/55°, 42°/48°, 15°/75°) using mathematical tables, recording sine and cosine values to four decimal places. In the Explain phase the teacher guides them to articulate the pattern verbally, then demonstrates a geometric proof using a single right-angled triangle labelled from both acute angles — showing that the side that is 'opposite' for θ is 'adjacent' for (90° − θ), and vice versa. Learners then practise applying sin θ = cos(90° − θ) to simplify expressions and solve for unknown angles. The lesson closes with DQB updates and a cumulative model revision connecting the new relationship to the mast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xpftofcn70kylvhs7p4x">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s_vc1teosy5z3vwlc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iday8d2kqro5fgtcsmra">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qepr0sc5ugzmkgg0a8d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Nakuru mast photograph again and reminded: 'In Lesson 2 we found the mast is about 47.7 m tall using tan 50°. Today we look at the same triangle differently.' The teacher writes two values on the board without context: sin 30° = ? and cos 60° = ? Learners individually write a prediction in their exercise books — are these values equal, nearly equal, or completely different? They also predict what they would get if they looked up sin 40° and cos 50°. After 2 minutes, learners share predictions with a neighbour (Think-Pair).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photograph. Say: 'We found the mast height using the 50° angle at the observer's feet. But what if we could stand at the top and look down at 40° — the complementary angle? Would our sine and cosine values be related?' Write on the board: 'PREDICTION: Is sin 30° equal to cos 60°? YES / NO / NOT SURE — write your reason.' Allow 2 minutes of silent individual thinking (WAIT TIME: do not take answers yet). Cold-call 3 learners for their predictions and reasons — choose one YES, one NO, one NOT SURE. Record all three on the board under 'Our Predictions'. Say: 'By the end of today, you will be able to prove which of you is right — and explain WHY using nothing but a triangle.'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of sine and cosine definitions, creates cognitive tension (learners are genuinely uncertain whether a pattern exists), and gives every learner a personal stake in the data-gathering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prediction phase. Observable indicator: learner has written a specific numerical estimate (e.g., 'sin 30° ≈ 0.5, cos 60° ≈ 0.5, so YES') or a reasoned guess referencing the triangle definition. Learners who write 'I don't know' with no attempt need immediate paired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kynilltfxdrl2fqq2ozo">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e-par_h36eqxzxlv9ij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5appefsnnv_fqpmv4gxn">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yyd_iskwrvbkfijtjgv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or copy a structured two-column table with six complementary angle pairs. Using their mathematical tables, they look up and record sin θ, cos θ, sin(90° − θ), and cos(90° − θ) for each pair to four decimal places. Pairs are then asked to write one sentence describing any pattern they notice. A class data-share follows where each pair reads out one row of values and the teacher populates a master table on the board. The class jointly inspects the completed master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Angle pairs used:</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20°, (90°−θ) = 70°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25°, (90°−θ) = 65°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30°, (90°−θ) = 60°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35°, (90°−θ) = 55°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42°, (90°−θ) = 48°</w:t>
            </w:r>
          </w:p>
          <w:p>
            <w:pPr>
              <w:spacing w:after="30" w:before="0"/>
              <w:ind w:left="360" w:hanging="180"/>
              <w:jc w:val="left"/>
            </w:pPr>
            <w:r>
              <w:rPr>
                <w:rFonts w:ascii="Arial" w:cs="Arial" w:eastAsia="Arial" w:hAnsi="Arial"/>
                <w:b w:val="false"/>
                <w:bCs w:val="false"/>
                <w:i w:val="false"/>
                <w:iCs w:val="false"/>
                <w:color w:val="000000"/>
                <w:sz w:val="18"/>
                <w:szCs w:val="18"/>
              </w:rPr>
              <w:t xml:space="preserve">–  θ = 15°, (90°−θ) = 75°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check their Lesson 2 result: sin 40° vs cos 50° — the mast's complementary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dictate the table structure. Say: 'Use your mathematical tables. Work in pairs. Fill in sin θ and cos(90° − θ) for each row. You have 12 minutes. I will be circulating — if you finish early, check whether sin(90° − θ) equals cos θ as well.' Set a visible timer. Circulate — check that learners are reading the sine column and not the tangent column (a common error). After 12 minutes, say: 'Pens down. Each pair, tell me one row.' Cold-call all 6 pairs in sequence to build the master table on the board. After the table is complete, allow 30 seconds of silent inspection (WAIT TIME). Then ask: 'In one sentence — what pattern do you see in this table?' Cold-call 4 learners. Accept and paraphrase: 'So what you are all telling me is: sin θ = cos(90° − θ). Let us write that formally.' Write on the board: sin θ = cos(90° − θ) and cos θ = sin(90° − θ).</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Recognition (Inductive Reasoning): learners generate real numerical evidence before being told the rule. Seeing the equality hold across six different angle pairs — including their own mast-problem pair (sin 40° = cos 50°) — makes the generalisation feel discovered rather than imposed. Recording the mast pair explicitly connects the new pattern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pairs' tables during circulation. Observable indicators: (1) four decimal places recorded correctly for at least 4 of 6 rows; (2) sin 40° = cos 50° = 0.6428 identified correctly; (3) the one-sentence pattern description uses the words 'equal', 'same', or 'complement'. Pairs with systematic errors (e.g., all cosine values wrong) are using the wrong column in the table — redirect immediately by pointing to the column header.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dy_ulr2rmgmjpbqcy5bx">
              <w:r>
                <w:rPr>
                  <w:rFonts w:ascii="Arial" w:cs="Arial" w:eastAsia="Arial" w:hAnsi="Arial"/>
                  <w:color w:val="2E75B6"/>
                  <w:sz w:val="16"/>
                  <w:szCs w:val="16"/>
                  <w:u w:val="single" w:color="2E75B6"/>
                </w:rPr>
                <w:t xml:space="preserve">Equation practice with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0utq5pvymcjju2ghfm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nuljzwnmrydlmd18_l-e">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vgosbqi0lu5yubrxgip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single right-angled triangle on the board, labelling the right angle C, angle A = θ, angle B = (90° − θ), hypotenuse = c, side opposite A = a, side adjacent A = b. Learners first write sin θ and cos θ in terms of a, b, c. The teacher then says: 'Now stand at corner B instead of corner A — what is sin(90° − θ)?' Learners rewrite the ratios from B's perspective and discover that sin(90° − θ) = b/c = cos θ. Learners then practise three categories of application:</w:t>
            </w:r>
          </w:p>
          <w:p>
            <w:pPr>
              <w:keepNext w:val="false"/>
              <w:spacing w:after="40" w:before="0"/>
              <w:jc w:val="left"/>
            </w:pPr>
            <w:r>
              <w:rPr>
                <w:rFonts w:ascii="Arial" w:cs="Arial" w:eastAsia="Arial" w:hAnsi="Arial"/>
                <w:b w:val="false"/>
                <w:bCs w:val="false"/>
                <w:i w:val="false"/>
                <w:iCs w:val="false"/>
                <w:color w:val="000000"/>
                <w:sz w:val="18"/>
                <w:szCs w:val="18"/>
              </w:rPr>
              <w:t xml:space="preserve">(A) Simplify: express cos 70° as a sine; express sin 55° as a cosine.</w:t>
            </w:r>
          </w:p>
          <w:p>
            <w:pPr>
              <w:keepNext w:val="false"/>
              <w:spacing w:after="40" w:before="0"/>
              <w:jc w:val="left"/>
            </w:pPr>
            <w:r>
              <w:rPr>
                <w:rFonts w:ascii="Arial" w:cs="Arial" w:eastAsia="Arial" w:hAnsi="Arial"/>
                <w:b w:val="false"/>
                <w:bCs w:val="false"/>
                <w:i w:val="false"/>
                <w:iCs w:val="false"/>
                <w:color w:val="000000"/>
                <w:sz w:val="18"/>
                <w:szCs w:val="18"/>
              </w:rPr>
              <w:t xml:space="preserve">(B) Solve for θ: sin(2θ + 10°) = cos(θ + 20°) → find θ.</w:t>
            </w:r>
          </w:p>
          <w:p>
            <w:pPr>
              <w:keepNext w:val="false"/>
              <w:spacing w:after="40" w:before="0"/>
              <w:jc w:val="left"/>
            </w:pPr>
            <w:r>
              <w:rPr>
                <w:rFonts w:ascii="Arial" w:cs="Arial" w:eastAsia="Arial" w:hAnsi="Arial"/>
                <w:b w:val="false"/>
                <w:bCs w:val="false"/>
                <w:i w:val="false"/>
                <w:iCs w:val="false"/>
                <w:color w:val="000000"/>
                <w:sz w:val="18"/>
                <w:szCs w:val="18"/>
              </w:rPr>
              <w:t xml:space="preserve">(C) Mast link: 'A surveyor in Kisumu stands 60 m from a building. The angle of elevation is 38°. Write the height using tan 38°, then rewrite cos 38° in terms of a sine — which angle?'</w:t>
            </w:r>
          </w:p>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for 8 minutes, then compare with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triangle slowly, naming each side aloud. Say: 'I am going to label this triangle twice — once from A's point of view, once from B's. Your job is to write the sine and cosine ratios each time.' After learners write individually (WAIT TIME: 15 seconds), cold-call 2 learners for sin θ and cos θ from A. Then say: 'Now, from B — what is the opposite side? What is the adjacent side?' Cold-call 2 different learners. Write the ratios side by side so learners can see sin(90° − θ) = b/c = cos θ. Say: 'This is not a coincidence — it is true for every right-angled triangle, every time. This is our proof.' Transition to practice: 'Now apply this. Work the three sets individually. You have 8 minutes.' After 8 minutes: cold-call for Part B answer (θ = 20°) — ask the learner to show each algebraic step aloud. For Part C, explicitly say: 'How does this connect back to our mast in Nakuru? Could a surveyor on the ground use either the 50° or the 40° angle to describe the same mast height situation?'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Geometric Proof as Sensemaking (Perspective Shift): by physically re-labelling the same triangle from the complementary angle's viewpoint, learners see that the pattern is not coincidence but a structural consequence of triangle geometry. This moves understanding from 'the table says so' to 'I can see WHY'. The Kisumu building extension maintains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Part B answers: observable indicator is θ = 20° with correct algebraic steps shown (2θ + 10° + θ + 20° = 90° → 3θ = 60° → θ = 20°). Learners who arrive at a different answer have likely set the two angles equal rather than summing to 90° — address this as a whole-class misconception correction before moving to the DQB phase. For Part A: cos 70° = sin 20° and sin 55° = cos 35° are the expected answers.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wpdbmyqh_k-lurncha_s">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294qobmo9wuel9unzr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uwudv_y28ctwmqffm1zf">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ipqw8drfa9dvoskgmv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in their book if notes are unavailable) one statement and one remaining question. The statement begins: 'I now understand that…' and the remaining question begins: 'I am still wondering…' Learners post or read out their notes. The teacher organises the responses into two columns on the DQB: WHAT WE NOW KNOW and WHAT WE STILL NEED. The class reviews the driving question — 'How can we use angles and one side of a right-angled triangle to find any unknown height or distance?' — and discusses how today's lesson adds a new tool: the complementary angle relationship means we can always convert between sine and cosine, giving surveyors and engineers flexibility in choosing which angle to work from.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on the board. In Lesson 1 we had no tool at all. In Lesson 2 we got sine, cosine, and tangent. What has today added?' Allow 20 seconds of silent thinking (WAIT TIME). Cold-call 3 learners. Guide toward: 'We now know that sin 50° = cos 40° — so whether we work from the 50° angle at the observer or the 40° angle at the top of the mast, we get the same answer.' Add to the DQB: 'sin θ = cos(90° − θ): one triangle, two angles, same ratios swapped.' Ask: 'What questions does this raise? Could there be special angles where sin θ = cos θ exactly?' Accept all questions without answering — write the most mathematically productive ones on the board. (This seeds Lesson </w:t>
            </w:r>
            <w:del w:id="9132" w:author="Claude (AI) - proposed" w:date="2026-10-14T16:33:10Z">
              <w:r>
                <w:rPr>
                  <w:rFonts w:ascii="Arial" w:cs="Arial" w:eastAsia="Arial" w:hAnsi="Arial"/>
                  <w:b w:val="false"/>
                  <w:bCs w:val="false"/>
                  <w:i w:val="false"/>
                  <w:iCs w:val="false"/>
                  <w:color w:val="000000"/>
                  <w:sz w:val="18"/>
                  <w:szCs w:val="18"/>
                </w:rPr>
                <w:delText xml:space="preserve">4</w:delText>
              </w:r>
            </w:del>
            <w:ins w:id="9133" w:author="Claude (AI) - proposed" w:date="2026-10-14T16:33:1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on special angles: 45° is exactly where sin = cos.)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makes the growing understanding visible across the unit. Learners see that each lesson closes a gap and opens new questions, modelling authentic scientific and mathematical inquiry. Connecting today's result to the mast phenomenon (sin 50° = cos 40°) anchors the abstraction.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 written statements. Observable indicators of understanding: learner correctly states the complementary relationship in words or symbols; learner can give a concrete example (e.g., 'sin 65° = cos 25°'). Observable indicator of a remaining gap: learner confuses the relationship direction (writing 'sin θ = sin(90° − θ)') — note these learners for targeted follow-up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fcnnrxggsosdziznftxs">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2gxbfiguju37jxn2vdi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6bvp9n3msdhei8kaq1n8">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yalzqxnvar7ncvkgo9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right-angled triangle diagram started in Lesson 1 (the Nakuru mast sketch with angle of elevation 50°, base 40 m, height h). They now annotate it with two new features: (1) they label the complementary angle (40°) at the top of the mast — the angle between the mast and the line of sight of a hawk perched on the mast looking down at the observer (this is not the angle of depression, which is measured from the horizontal and equals 50°); (2) they write next to the diagram: sin 50° = cos 40° = h/hypotenuse and cos 50° = sin 40° = 40/hypotenuse, showing both angles produce the same ratios in swapped roles. Below the diagram, learners write one sentence explaining why a Kenya Power engineer could use either the 50° elevation angle at the base or the 40° angle at the top of the mast to calculate the same mast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mast diagram from Lesson 1. We are going to add to it — our model is growing as our knowledge grows.' Project or draw the reference mast diagram. Say: 'Add the 40° angle at the top of the mast — the angle a bird would look down at the observer. Then write the complementary relationship for both angles next to the diagram.' Allow 5 minutes. Circulate and check that learners are placing the 40° angle correctly (at vertex between the mast height and the hypotenuse line of sight). Cold-call 2 learners to read their explanatory sentence aloud. Close with: 'Next lesson we look at </w:t>
            </w:r>
            <w:del w:id="9134" w:author="Claude (AI) - proposed" w:date="2026-10-14T16:33:10Z">
              <w:r>
                <w:rPr>
                  <w:rFonts w:ascii="Arial" w:cs="Arial" w:eastAsia="Arial" w:hAnsi="Arial"/>
                  <w:b w:val="false"/>
                  <w:bCs w:val="false"/>
                  <w:i w:val="false"/>
                  <w:iCs w:val="false"/>
                  <w:color w:val="000000"/>
                  <w:sz w:val="18"/>
                  <w:szCs w:val="18"/>
                </w:rPr>
                <w:delText xml:space="preserve">very special angles —</w:delText>
              </w:r>
            </w:del>
            <w:ins w:id="9135" w:author="Claude (AI) - proposed" w:date="2026-10-14T16:33:10Z">
              <w:r>
                <w:rPr>
                  <w:rFonts w:ascii="Arial" w:cs="Arial" w:eastAsia="Arial" w:hAnsi="Arial"/>
                  <w:b w:val="false"/>
                  <w:bCs w:val="false"/>
                  <w:i w:val="false"/>
                  <w:iCs w:val="false"/>
                  <w:color w:val="000000"/>
                  <w:sz w:val="18"/>
                  <w:szCs w:val="18"/>
                </w:rPr>
                <w:t xml:space="preserve">how tan is linked to sin and cos, and in Lesson 5 we meet the special angles</w:t>
              </w:r>
            </w:ins>
            <w:r>
              <w:rPr>
                <w:rFonts w:ascii="Arial" w:cs="Arial" w:eastAsia="Arial" w:hAnsi="Arial"/>
                <w:b w:val="false"/>
                <w:bCs w:val="false"/>
                <w:i w:val="false"/>
                <w:iCs w:val="false"/>
                <w:color w:val="000000"/>
                <w:sz w:val="18"/>
                <w:szCs w:val="18"/>
              </w:rPr>
              <w:t xml:space="preserve"> 30°, 45°, 60°</w:t>
            </w:r>
            <w:del w:id="9136" w:author="Claude (AI) - proposed" w:date="2026-10-14T16:33:10Z">
              <w:r>
                <w:rPr>
                  <w:rFonts w:ascii="Arial" w:cs="Arial" w:eastAsia="Arial" w:hAnsi="Arial"/>
                  <w:b w:val="false"/>
                  <w:bCs w:val="false"/>
                  <w:i w:val="false"/>
                  <w:iCs w:val="false"/>
                  <w:color w:val="000000"/>
                  <w:sz w:val="18"/>
                  <w:szCs w:val="18"/>
                </w:rPr>
                <w:delText xml:space="preserve"> —</w:delText>
              </w:r>
            </w:del>
            <w:ins w:id="9137" w:author="Claude (AI) - proposed" w:date="2026-10-14T16:33:10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where the ratios have exact, beautiful values. Today's relationship will help us get there faster.'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each lesson, learners add one new layer of mathematical understanding to the same physical diagram. This makes conceptual growth concrete and visible. Annotating the mast diagram with the complementary angle reinforces that sin θ = cos(90° − θ) is not just an algebraic trick — it describes real geometry in a real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diagrams before learners leave or at the start of Lesson 4. Observable indicators: (1) 40° correctly placed at the top of the mast; (2) sin 50° = cos 40° written correctly next to the diagram; (3) the explanatory sentence correctly references 'complementary angles' or 'the angle at the top and the angle at the base add to 90°'. Diagrams missing the top angle or reversing the equality are flagged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genuinely discover the pattern from the table, or did they wait for me to tell them? If learners were passive, next time ask pairs to write their pattern sentence BEFORE the whole-class share. (2) Did the geometric proof land — could learners re-explain WHY sin θ = cos(90° − θ) without looking at notes? If not, add a second triangle labelling exercise. (3) Were learners able to set up and solve sin(2θ + 10°) = cos(θ + 20°) algebraically, or did they guess? Algebraic fluency here is essential before Lesson 7 (elevation and depression). (4) Did the DQB surface the question 'Is there an angle where sin θ = cos θ?' — if yes, Lesson 5 on special angles has a perfect entry point. If not, plant that question explicitly at the start of Lesson 4. (5) Check: did all learners correctly identify sin 40° = cos 50° = 0.6428 in the mast context? This is the bridge to the anchoring phenomenon and must be secure.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pgmqljpx3z5xcrhmtku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lbzjfqm3_ek4drko_7t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 Hidden Link: Discovering tan θ = sin θ / cos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formalise the identity tan θ = sin θ / cos θ by computing ratios from their own data tables, then apply the identity to find missing trigonometric values — moving one step closer to solving the Nakuru mast problem using only one side and one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tan θ = sin θ / cos θ for any acute angle θ, and that knowing any two of the three primary trigonometric ratios allows them to determine the third.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compute sin θ / cos θ for a set of angles and compare results with recorded tan θ values; (ii) apply the identity tan θ = sin θ / cos θ to find a missing ratio when two are known; (iii) verify calculator outputs using the identity; (iv) solve short problems such as 'given sin θ = 3/5, find cos θ and tan θ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relationships are discovered through systematic observation of patterns, not merely stated as rules — and that this same discipline of noticing patterns is what allows engineers and surveyors in Kenya to trust their instruments.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w:t>
            </w:r>
            <w:del w:id="9138" w:author="Claude (AI) - proposed" w:date="2026-10-14T16:33:10Z">
              <w:r>
                <w:rPr>
                  <w:rFonts w:ascii="Arial" w:cs="Arial" w:eastAsia="Arial" w:hAnsi="Arial"/>
                  <w:b w:val="false"/>
                  <w:bCs w:val="false"/>
                  <w:i w:val="false"/>
                  <w:iCs w:val="false"/>
                  <w:color w:val="000000"/>
                  <w:sz w:val="18"/>
                  <w:szCs w:val="18"/>
                </w:rPr>
                <w:delText xml:space="preserve">built a table of</w:delText>
              </w:r>
            </w:del>
            <w:ins w:id="9139" w:author="Claude (AI) - proposed" w:date="2026-10-14T16:33:10Z">
              <w:r>
                <w:rPr>
                  <w:rFonts w:ascii="Arial" w:cs="Arial" w:eastAsia="Arial" w:hAnsi="Arial"/>
                  <w:b w:val="false"/>
                  <w:bCs w:val="false"/>
                  <w:i w:val="false"/>
                  <w:iCs w:val="false"/>
                  <w:color w:val="000000"/>
                  <w:sz w:val="18"/>
                  <w:szCs w:val="18"/>
                </w:rPr>
                <w:t xml:space="preserve">learned to read</w:t>
              </w:r>
            </w:ins>
            <w:r>
              <w:rPr>
                <w:rFonts w:ascii="Arial" w:cs="Arial" w:eastAsia="Arial" w:hAnsi="Arial"/>
                <w:b w:val="false"/>
                <w:bCs w:val="false"/>
                <w:i w:val="false"/>
                <w:iCs w:val="false"/>
                <w:color w:val="000000"/>
                <w:sz w:val="18"/>
                <w:szCs w:val="18"/>
              </w:rPr>
              <w:t xml:space="preserve"> sin θ, cos θ, and tan θ </w:t>
            </w:r>
            <w:del w:id="9140" w:author="Claude (AI) - proposed" w:date="2026-10-14T16:33:10Z">
              <w:r>
                <w:rPr>
                  <w:rFonts w:ascii="Arial" w:cs="Arial" w:eastAsia="Arial" w:hAnsi="Arial"/>
                  <w:b w:val="false"/>
                  <w:bCs w:val="false"/>
                  <w:i w:val="false"/>
                  <w:iCs w:val="false"/>
                  <w:color w:val="000000"/>
                  <w:sz w:val="18"/>
                  <w:szCs w:val="18"/>
                </w:rPr>
                <w:delText xml:space="preserve">values</w:delText>
              </w:r>
            </w:del>
            <w:ins w:id="9141" w:author="Claude (AI) - proposed" w:date="2026-10-14T16:33:10Z">
              <w:r>
                <w:rPr>
                  <w:rFonts w:ascii="Arial" w:cs="Arial" w:eastAsia="Arial" w:hAnsi="Arial"/>
                  <w:b w:val="false"/>
                  <w:bCs w:val="false"/>
                  <w:i w:val="false"/>
                  <w:iCs w:val="false"/>
                  <w:color w:val="000000"/>
                  <w:sz w:val="18"/>
                  <w:szCs w:val="18"/>
                </w:rPr>
                <w:t xml:space="preserve">from mathematical tables</w:t>
              </w:r>
            </w:ins>
            <w:r>
              <w:rPr>
                <w:rFonts w:ascii="Arial" w:cs="Arial" w:eastAsia="Arial" w:hAnsi="Arial"/>
                <w:b w:val="false"/>
                <w:bCs w:val="false"/>
                <w:i w:val="false"/>
                <w:iCs w:val="false"/>
                <w:color w:val="000000"/>
                <w:sz w:val="18"/>
                <w:szCs w:val="18"/>
              </w:rPr>
              <w:t xml:space="preserve">. In Lesson 3 they explored complementary-angle relationships. Now in Lesson 4 they </w:t>
            </w:r>
            <w:del w:id="9142" w:author="Claude (AI) - proposed" w:date="2026-10-14T16:33:10Z">
              <w:r>
                <w:rPr>
                  <w:rFonts w:ascii="Arial" w:cs="Arial" w:eastAsia="Arial" w:hAnsi="Arial"/>
                  <w:b w:val="false"/>
                  <w:bCs w:val="false"/>
                  <w:i w:val="false"/>
                  <w:iCs w:val="false"/>
                  <w:color w:val="000000"/>
                  <w:sz w:val="18"/>
                  <w:szCs w:val="18"/>
                </w:rPr>
                <w:delText xml:space="preserve">mine that same table</w:delText>
              </w:r>
            </w:del>
            <w:ins w:id="9143" w:author="Claude (AI) - proposed" w:date="2026-10-14T16:33:10Z">
              <w:r>
                <w:rPr>
                  <w:rFonts w:ascii="Arial" w:cs="Arial" w:eastAsia="Arial" w:hAnsi="Arial"/>
                  <w:b w:val="false"/>
                  <w:bCs w:val="false"/>
                  <w:i w:val="false"/>
                  <w:iCs w:val="false"/>
                  <w:color w:val="000000"/>
                  <w:sz w:val="18"/>
                  <w:szCs w:val="18"/>
                </w:rPr>
                <w:t xml:space="preserve">build a table of these values and mine it</w:t>
              </w:r>
            </w:ins>
            <w:r>
              <w:rPr>
                <w:rFonts w:ascii="Arial" w:cs="Arial" w:eastAsia="Arial" w:hAnsi="Arial"/>
                <w:b w:val="false"/>
                <w:bCs w:val="false"/>
                <w:i w:val="false"/>
                <w:iCs w:val="false"/>
                <w:color w:val="000000"/>
                <w:sz w:val="18"/>
                <w:szCs w:val="18"/>
              </w:rPr>
              <w:t xml:space="preserve"> for a new pattern — the ratio sin θ / cos θ equals tan θ — and formalise it as an algebraic identity. This identity is a critical internal tool: it means that in the mast problem, if a surveyor in Nakuru measures sin 50° and cos 50° from tables, they can instantly recover tan 50° to compute height, even if their calculator's tan button fails. The lesson also sets up Lesson 5's work on special angles, where the identity will be used to verify exact values.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mathematical tables carefully and to double-check calculator mode (DEG not RAD) before verifying outputs. Emphasise that sharing one calculator per pair is acceptable — patience and turn-taking are values in 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re-examining the Nakuru mast photograph and confronting a new puzzle: if a surveyor's calculator tan button breaks, can they still find tan 50° using the other buttons? In the Predict phase learners guess whether sin θ / cos θ might equal tan θ. In the Observe phase learner pairs divide sin θ by cos θ for six angles </w:t>
            </w:r>
            <w:del w:id="9144" w:author="Claude (AI) - proposed" w:date="2026-10-14T16:33:10Z">
              <w:r>
                <w:rPr>
                  <w:rFonts w:ascii="Arial" w:cs="Arial" w:eastAsia="Arial" w:hAnsi="Arial"/>
                  <w:b w:val="false"/>
                  <w:bCs w:val="false"/>
                  <w:i w:val="false"/>
                  <w:iCs w:val="false"/>
                  <w:color w:val="000000"/>
                  <w:sz w:val="18"/>
                  <w:szCs w:val="18"/>
                </w:rPr>
                <w:delText xml:space="preserve">drawn from their Lesson 2</w:delText>
              </w:r>
            </w:del>
            <w:ins w:id="9145" w:author="Claude (AI) - proposed" w:date="2026-10-14T16:33:10Z">
              <w:r>
                <w:rPr>
                  <w:rFonts w:ascii="Arial" w:cs="Arial" w:eastAsia="Arial" w:hAnsi="Arial"/>
                  <w:b w:val="false"/>
                  <w:bCs w:val="false"/>
                  <w:i w:val="false"/>
                  <w:iCs w:val="false"/>
                  <w:color w:val="000000"/>
                  <w:sz w:val="18"/>
                  <w:szCs w:val="18"/>
                </w:rPr>
                <w:t xml:space="preserve">(20° to 70°) read from their mathematical</w:t>
              </w:r>
            </w:ins>
            <w:r>
              <w:rPr>
                <w:rFonts w:ascii="Arial" w:cs="Arial" w:eastAsia="Arial" w:hAnsi="Arial"/>
                <w:b w:val="false"/>
                <w:bCs w:val="false"/>
                <w:i w:val="false"/>
                <w:iCs w:val="false"/>
                <w:color w:val="000000"/>
                <w:sz w:val="18"/>
                <w:szCs w:val="18"/>
              </w:rPr>
              <w:t xml:space="preserve"> tables and compare the quotients with </w:t>
            </w:r>
            <w:del w:id="9146" w:author="Claude (AI) - proposed" w:date="2026-10-14T16:33:10Z">
              <w:r>
                <w:rPr>
                  <w:rFonts w:ascii="Arial" w:cs="Arial" w:eastAsia="Arial" w:hAnsi="Arial"/>
                  <w:b w:val="false"/>
                  <w:bCs w:val="false"/>
                  <w:i w:val="false"/>
                  <w:iCs w:val="false"/>
                  <w:color w:val="000000"/>
                  <w:sz w:val="18"/>
                  <w:szCs w:val="18"/>
                </w:rPr>
                <w:delText xml:space="preserve">their recorded</w:delText>
              </w:r>
            </w:del>
            <w:ins w:id="9147" w:author="Claude (AI) - proposed" w:date="2026-10-14T16:33:10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tan θ values, noticing </w:t>
            </w:r>
            <w:del w:id="9148" w:author="Claude (AI) - proposed" w:date="2026-10-14T16:33:10Z">
              <w:r>
                <w:rPr>
                  <w:rFonts w:ascii="Arial" w:cs="Arial" w:eastAsia="Arial" w:hAnsi="Arial"/>
                  <w:b w:val="false"/>
                  <w:bCs w:val="false"/>
                  <w:i w:val="false"/>
                  <w:iCs w:val="false"/>
                  <w:color w:val="000000"/>
                  <w:sz w:val="18"/>
                  <w:szCs w:val="18"/>
                </w:rPr>
                <w:delText xml:space="preserve">exact agreement</w:delText>
              </w:r>
            </w:del>
            <w:ins w:id="9149" w:author="Claude (AI) - proposed" w:date="2026-10-14T16:33:10Z">
              <w:r>
                <w:rPr>
                  <w:rFonts w:ascii="Arial" w:cs="Arial" w:eastAsia="Arial" w:hAnsi="Arial"/>
                  <w:b w:val="false"/>
                  <w:bCs w:val="false"/>
                  <w:i w:val="false"/>
                  <w:iCs w:val="false"/>
                  <w:color w:val="000000"/>
                  <w:sz w:val="18"/>
                  <w:szCs w:val="18"/>
                </w:rPr>
                <w:t xml:space="preserve">agreement to the accuracy of the tables</w:t>
              </w:r>
            </w:ins>
            <w:r>
              <w:rPr>
                <w:rFonts w:ascii="Arial" w:cs="Arial" w:eastAsia="Arial" w:hAnsi="Arial"/>
                <w:b w:val="false"/>
                <w:bCs w:val="false"/>
                <w:i w:val="false"/>
                <w:iCs w:val="false"/>
                <w:color w:val="000000"/>
                <w:sz w:val="18"/>
                <w:szCs w:val="18"/>
              </w:rPr>
              <w:t xml:space="preserve">. In the Explain phase the teacher formalises the algebraic proof of tan θ = sin θ / cos θ from the definitions (opposite/hypotenuse ÷ adjacent/hypotenuse), then learners practise using the identity in both directions. The DQB is updated with the new identity. In the Model Building phase learners annotate their cumulative right-triangle diagram to show sin θ / cos θ as a third labelled ratio pathway, and solve the short problem: given sin θ = 3/5, find cos θ and tan θ without a calculator, connecting back to the mast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qbhy7notsefuucormyu">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vjz9k6gho7syejuu4n2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54-ibskh-oj3grbomz1n">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ezg-wvloecinfozjpa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projected Nakuru mast photograph again. The teacher poses a new version of the driving question: 'Imagine the Kenya Power engineer on site has sin 50° = 0.766 and cos 50° = 0.643 in her field notebook, but her calculator's tan button is broken. Can she still find tan 50° — and therefore the mast height?' Learners write a 2-sentence individual prediction in their exercise books: (1) Will sin 50° divided by cos 50° give the same answer as tan 50°? (2) How confident are you, and why? Learners then share predictions in pairs before a whole-class show of hands: 'Hands up if you predicted YES.' Teacher records the class split on the board without evaluating.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mast photograph. Say verbatim: 'We now know sin, cos, and tan separately — but are they strangers to each other, or are they secretly connected?' Pause 12 seconds (WAIT TIME). Cold-call 3 learners for their written predictions before the pair-share. Record on the board: 'Class prediction: [X] say YES, [Y] say NO, [Z] say MAYBE.' Say: 'We are going to let the numbers from our own tables tell us the truth. Scientists and engineers in Kenya do not guess — they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Claim–Evidence–Reasoning (CER) setup. By committing a written prediction before seeing the data, learners activate prior knowledge of the ratio definitions and create a personal stake in the outcome. The whole-class tally makes disagreement visible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(2 minutes) and reads over shoulders. Observable indicator: learner's written sentence references the definitions of sin and cos (opposite/hypotenuse, adjacent/hypotenuse) — not just a gut feeling. Learners who write only 'I think yes' without reasoning are prompted: 'Write down what sin 50° actually means as a fraction of sides — that will help you decide.'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q8twebauuthxmmy7t3lw">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czinulg88h1vriauy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dseru7xulkeqhshmkurg">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rp_nbpspnnvtqkudt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w:t>
            </w:r>
            <w:del w:id="9150" w:author="Claude (AI) - proposed" w:date="2026-10-14T16:33:10Z">
              <w:r>
                <w:rPr>
                  <w:rFonts w:ascii="Arial" w:cs="Arial" w:eastAsia="Arial" w:hAnsi="Arial"/>
                  <w:b w:val="false"/>
                  <w:bCs w:val="false"/>
                  <w:i w:val="false"/>
                  <w:iCs w:val="false"/>
                  <w:color w:val="000000"/>
                  <w:sz w:val="18"/>
                  <w:szCs w:val="18"/>
                </w:rPr>
                <w:delText xml:space="preserve">retrieves their Lesson 2 data table (or uses a printed copy provided by the teacher) listing</w:delText>
              </w:r>
            </w:del>
            <w:ins w:id="9151" w:author="Claude (AI) - proposed" w:date="2026-10-14T16:33:10Z">
              <w:r>
                <w:rPr>
                  <w:rFonts w:ascii="Arial" w:cs="Arial" w:eastAsia="Arial" w:hAnsi="Arial"/>
                  <w:b w:val="false"/>
                  <w:bCs w:val="false"/>
                  <w:i w:val="false"/>
                  <w:iCs w:val="false"/>
                  <w:color w:val="000000"/>
                  <w:sz w:val="18"/>
                  <w:szCs w:val="18"/>
                </w:rPr>
                <w:t xml:space="preserve">uses the sine, cosine and tangent pages of their mathematical tables (introduced in Lesson 2) to write</w:t>
              </w:r>
            </w:ins>
            <w:r>
              <w:rPr>
                <w:rFonts w:ascii="Arial" w:cs="Arial" w:eastAsia="Arial" w:hAnsi="Arial"/>
                <w:b w:val="false"/>
                <w:bCs w:val="false"/>
                <w:i w:val="false"/>
                <w:iCs w:val="false"/>
                <w:color w:val="000000"/>
                <w:sz w:val="18"/>
                <w:szCs w:val="18"/>
              </w:rPr>
              <w:t xml:space="preserve"> sin θ, cos θ, and tan θ for θ = 20°, 30°, 40°, 50°, 60°, 70°</w:t>
            </w:r>
            <w:ins w:id="9152" w:author="Claude (AI) - proposed" w:date="2026-10-14T16:33:10Z">
              <w:r>
                <w:rPr>
                  <w:rFonts w:ascii="Arial" w:cs="Arial" w:eastAsia="Arial" w:hAnsi="Arial"/>
                  <w:b w:val="false"/>
                  <w:bCs w:val="false"/>
                  <w:i w:val="false"/>
                  <w:iCs w:val="false"/>
                  <w:color w:val="000000"/>
                  <w:sz w:val="18"/>
                  <w:szCs w:val="18"/>
                </w:rPr>
                <w:t xml:space="preserve"> in a table (one partner reads the sine and cosine pages, the other the tangent page)</w:t>
              </w:r>
            </w:ins>
            <w:r>
              <w:rPr>
                <w:rFonts w:ascii="Arial" w:cs="Arial" w:eastAsia="Arial" w:hAnsi="Arial"/>
                <w:b w:val="false"/>
                <w:bCs w:val="false"/>
                <w:i w:val="false"/>
                <w:iCs w:val="false"/>
                <w:color w:val="000000"/>
                <w:sz w:val="18"/>
                <w:szCs w:val="18"/>
              </w:rPr>
              <w:t xml:space="preserve">. Each pair adds a fourth column labelled 'sin θ ÷ cos θ' and uses a calculator to compute and record the quotient to 3 decimal places for each of the six angles. They then compare the new column with their tan θ column entry by entry and record an observation sentence: 'sin θ ÷ cos θ is [always / sometimes / never] equal to tan θ.' After 12 minutes of pair work, pairs join into groups of four to compare tables and resolve any discrepancies caused by rounding. Each group nominates a reporter to share one finding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w:t>
            </w:r>
            <w:del w:id="9153" w:author="Claude (AI) - proposed" w:date="2026-10-14T16:33:10Z">
              <w:r>
                <w:rPr>
                  <w:rFonts w:ascii="Arial" w:cs="Arial" w:eastAsia="Arial" w:hAnsi="Arial"/>
                  <w:b w:val="false"/>
                  <w:bCs w:val="false"/>
                  <w:i w:val="false"/>
                  <w:iCs w:val="false"/>
                  <w:color w:val="000000"/>
                  <w:sz w:val="18"/>
                  <w:szCs w:val="18"/>
                </w:rPr>
                <w:delText xml:space="preserve">data-table sheets to any learners whose Lesson 2 tables are incomplete</w:delText>
              </w:r>
            </w:del>
            <w:ins w:id="9154" w:author="Claude (AI) - proposed" w:date="2026-10-14T16:33:10Z">
              <w:r>
                <w:rPr>
                  <w:rFonts w:ascii="Arial" w:cs="Arial" w:eastAsia="Arial" w:hAnsi="Arial"/>
                  <w:b w:val="false"/>
                  <w:bCs w:val="false"/>
                  <w:i w:val="false"/>
                  <w:iCs w:val="false"/>
                  <w:color w:val="000000"/>
                  <w:sz w:val="18"/>
                  <w:szCs w:val="18"/>
                </w:rPr>
                <w:t xml:space="preserve">blank table sheets (angle, sin, cos, tan, sin ÷ cos) so pairs spend their time reading the tables, not ruling columns</w:t>
              </w:r>
            </w:ins>
            <w:r>
              <w:rPr>
                <w:rFonts w:ascii="Arial" w:cs="Arial" w:eastAsia="Arial" w:hAnsi="Arial"/>
                <w:b w:val="false"/>
                <w:bCs w:val="false"/>
                <w:i w:val="false"/>
                <w:iCs w:val="false"/>
                <w:color w:val="000000"/>
                <w:sz w:val="18"/>
                <w:szCs w:val="18"/>
              </w:rPr>
              <w:t xml:space="preserve">. Circulate actively; after 5 minutes cold-call 2 pairs: 'Read me your value for sin 30° ÷ cos 30° and your recorded tan 30° — what do you notice?' (expected: 0.577 and 0.577). After groups have compared tables, ask whole class: 'Raise your hand if every single row in your table matched.' Pause 10 seconds (WAIT TIME). Say: 'This is not a coincidence. Mathematicians call a relationship that is always true an identity. Today we will prove why it must be true.' Write on the board: 'tan θ = sin θ / cos θ — to be proved.'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(tabular investigation). By generating the ratio sin θ / cos θ independently and comparing it to a separately measured tan θ, learners experience the identity as an empirical discovery before it is formalised. This mirrors how Kenyan survey engineers cross-check field measurements against reference tables — building trust in mathematical tools through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fourth column with values matching tan θ column to 2 decimal places for all six angles, plus a written observation sentence. Teacher flags any pair whose values diverge (likely a calculator-mode error — check DEG/RAD) and uses the error as a teachable moment: 'This is exactly why engineers always verify their calculator mode before computing angles on a construction site in Nairobi or Kisumu.'</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5omgoeeec5kyhvqua0b6">
              <w:r>
                <w:rPr>
                  <w:rFonts w:ascii="Arial" w:cs="Arial" w:eastAsia="Arial" w:hAnsi="Arial"/>
                  <w:color w:val="2E75B6"/>
                  <w:sz w:val="16"/>
                  <w:szCs w:val="16"/>
                  <w:u w:val="single" w:color="2E75B6"/>
                </w:rPr>
                <w:t xml:space="preserve">Trigonometric ratios in right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ubvo3ttjlxi9mzfnle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wytlt9tjaetfibm35pr-">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d45mouwnoychhltexp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structured proof at the board. Learners copy the proof into their notes and annotate each step with a marginal note explaining in their own words why the step is valid. After the proof, learners attempt three graduated practice problems individually: (A) Given sin θ = 3/5, and knowing that sin²θ + cos²θ = 1 (previewed, not yet formally derived), find cos θ, then use the identity to find tan θ. (B) Given tan 35° = 0.700 and cos 35° = 0.819, use the identity to find sin 35°, then verify with a calculator. (C) A Kenya Power engineer records that the angle of elevation to the top of the Nakuru mast is 50°. She has sin 50° = 0.766 and cos 50° = 0.643. Use tan θ = sin θ / cos θ to find tan 50°, then compute the height of the mast given horizontal distance = 40 m. Learners check each other's work in pairs before whole-class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a labelled right-angled triangle on the board with sides: opposite = O, adjacent = A, hypotenuse = H. Write: 'sin θ = O/H, cos θ = A/H.' Say: 'Now I divide sin θ by cos θ. Watch every step.' Write: '(O/H) ÷ (A/H) = (O/H) × (H/A) = O/A = tan θ.' Circle the result. Say: 'The hypotenuse cancelled — it disappeared — leaving us O/A, which is exactly the definition of tan θ. This is not magic; it is algebra.' Pause 12 seconds (WAIT TIME). Cold-call 4 learners: 'Tell me in your own words why H cancelled.' For Problem A, do not solve it — say: 'Spend 4 minutes individually, then compare with your partner.' After pair-check, cold-call one pair to present Problem C at the board. Emphasise: 'We have now answered the broken-calculator question for the Kenya Power engineer. She can always recover tan θ from her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Proof + Graduated Practice (I Do — You Do — We Check). The teacher models the proof explicitly, then learners immediately apply it in three problems of increasing proximity to the anchoring phenomenon. Problem C closes the loop to the Nakuru mast, making the identity feel purposeful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Problem A: learner correctly writes cos θ = 4/5 (using the 3-4-5 Pythagorean triple) and tan θ = 3/4. Common error to watch: learner divides 3 by 5 twice instead of finding the missing side — redirect with: 'Draw the triangle. Label the side you know. Which side is missing?' For Problem C: learner should reach height ≈ 47.7 m. Any answer outside 47–48 m warrants a calculator-mode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ijon8uuexzchhihyg_rv">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wbbosetiekegdbr2r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sswvsq4mmkaxwbd2-c8a">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hkulfzncx1huy1j8if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ORANGE note they write one thing they can now do that they could not do at the start of the lesson (e.g., 'I can find tan θ from sin θ and cos θ without a separate table'). On the BLUE note they write one new question the lesson raised (e.g., 'Does this identity work for 90°? Cos 90° = 0, so would we be dividing by zero?'). Learners post both notes on the class Driving Question Board in the appropriate columns: 'We Now Know' and 'We Still Wonder'. The teacher reads three blue notes aloud and annotates them: questions about 90° and about going backwards (given tan, find sin and cos) are flagged as 'coming in Lesson 5 and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'At the start of this unit, we asked how the Nakuru engineer could find the mast height using only one side and one angle. Each lesson, we add a new tool to her toolkit. Today's tool is the identity. Let us record that.' After learners post notes, read 3 blue notes aloud without identifying authors. For the 'cos 90° = 0' question, say: 'Excellent — that is a mathematician's instinct. We call that a undefined ratio, and we will meet it in Lesson 5.' Do NOT resolve it now — let curiosity persist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Sort. Making 'what I now know' and 'what I still wonder' public builds metacognitive awareness and maintains the narrative thread of the unit. Flagging blue-note questions for future lessons models how mathematical inquiry is cumulative — exactly as it is in real survey projects across Kenya's infrastructure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orange note contains a specific capability statement referencing the identity (not just 'I learned tan'). Blue note contains a genuine mathematical question (not a complaint or unrelated thought). Teacher mentally notes learners who cannot articulate an orange-note capability — those learners need a brief 3-minute recap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k1jvyy0bww6smcgyre57">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kgs3xjosycxio67gw-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ktftto2042tvmqtog-">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144hlalrmrujyc4_wm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diagram begun in Lesson 1 and updated in Lessons 2 and 3. Today they add two new annotations: (1) A curved arrow from the 'sin θ' label to the 'cos θ' label labelled '÷ gives tan θ' — showing the identity as a pathway on the diagram. (2) A worked example box beside the diagram showing the 3-4-5 triangle (sin θ = 3/5, cos θ = 4/5, tan θ = 3/4) with each ratio confirmed by the identity. At the bottom of the model page, learners write a one-sentence answer to the driving question as it stands today: 'Using tan θ = sin θ / cos θ and the horizontal distance of 40 m, the height of the Nakuru mast is approximately ___ m.' Learners who finish early attempt the extension: 'If the mast were twice as tall but the engineer stood at the same distance, what angle would she measure? Use tan θ = height / distance and work backwards.'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diagram is growing. Every lesson we add a new layer — just like a building in Nairobi grows floor by floor. Today we are adding the identity as a bridge between our three ratios.' Circulate and check that the curved arrow is correctly labelled. After 8 minutes, cold-call 3 learners to read their driving-question sentence aloud, checking that the height value is approximately 47.7 m. For the extension, prompt: 'What trigonometric ratio links the height and the horizontal distance directly?' (tan). 'So if height doubles to 95.4 m and distance stays 40 m, what is tan θ?' (≈ 2.385). 'Can you find that angle from your table or calculator?' Close the lesson: 'Next lesson we will meet special angles — 30°, 45°, 60° — where sin, cos, and tan have exact, beautiful values that engineers memorise. Today's identity will help us verify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identity as a visual pathway on the right-triangle diagram makes the relationship structural — learners can literally see sin and cos feeding into tan. The driving-question sentence forces every learner to produce a numerical answer, connecting the abstract identity to the concrete mast-height computation and closing the predict–observe–explain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curved arrow is correctly placed and labelled; the 3-4-5 example box is completed with all three ratios confirmed. Driving-question sentence includes a numerical height (approximately 47.7 m). Extension indicator: learner correctly sets up tan θ = 95.4 / 40 and uses inverse tan or table to find θ ≈ 67.2°, demonstrating readiness for angles-of-elevation work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did all pairs successfully complete the fourth column of their data table? If not, was the root cause a calculator-mode error (DEG/RAD), </w:t>
            </w:r>
            <w:del w:id="9155" w:author="Claude (AI) - proposed" w:date="2026-10-14T16:33:10Z">
              <w:r>
                <w:rPr>
                  <w:rFonts w:ascii="Arial" w:cs="Arial" w:eastAsia="Arial" w:hAnsi="Arial"/>
                  <w:b w:val="false"/>
                  <w:bCs w:val="false"/>
                  <w:i w:val="false"/>
                  <w:iCs w:val="false"/>
                  <w:color w:val="000000"/>
                  <w:sz w:val="18"/>
                  <w:szCs w:val="18"/>
                </w:rPr>
                <w:delText xml:space="preserve">an incomplete Lesson 2 table</w:delText>
              </w:r>
            </w:del>
            <w:ins w:id="9156" w:author="Claude (AI) - proposed" w:date="2026-10-14T16:33:10Z">
              <w:r>
                <w:rPr>
                  <w:rFonts w:ascii="Arial" w:cs="Arial" w:eastAsia="Arial" w:hAnsi="Arial"/>
                  <w:b w:val="false"/>
                  <w:bCs w:val="false"/>
                  <w:i w:val="false"/>
                  <w:iCs w:val="false"/>
                  <w:color w:val="000000"/>
                  <w:sz w:val="18"/>
                  <w:szCs w:val="18"/>
                </w:rPr>
                <w:t xml:space="preserve">slow or inaccurate reading of the mathematical tables</w:t>
              </w:r>
            </w:ins>
            <w:r>
              <w:rPr>
                <w:rFonts w:ascii="Arial" w:cs="Arial" w:eastAsia="Arial" w:hAnsi="Arial"/>
                <w:b w:val="false"/>
                <w:bCs w:val="false"/>
                <w:i w:val="false"/>
                <w:iCs w:val="false"/>
                <w:color w:val="000000"/>
                <w:sz w:val="18"/>
                <w:szCs w:val="18"/>
              </w:rPr>
              <w:t xml:space="preserve">, or a conceptual gap in dividing fractions? Plan a 3-minute warm-up for Lesson 5 if more than 25% of learners had incomplete tables. (2) In the Explain phase, did learners articulate why H cancelled in the algebraic proof in their own words, or did they copy the steps without understanding? If cold-called learners could not explain the cancellation, consider starting Lesson 5 with a brief 'spot-check quiz': write sin θ / cos θ on the board and ask learners to simplify it from definitions. (3) Did Problem C (the mast height) produce the expected answer of ≈ 47.7 m from the majority of learners? If not, note whether the error was in the identity application or in the final multiplication (tan 50° × 40 m) — these require different remediation approaches. (4) Review the blue sticky notes from the DQB. Tally how many learners raised the 'dividing by zero at 90°' question — a high count signals strong mathematical curiosity and the class may benefit from a brief discussion at the opening of Lesson 5. (5) Were Kenyan contexts (Kenya Power engineer, Nakuru mast, 3-4-5 triangle framing) sufficient to keep learners engaged, or did the algebraic proof phase feel disconnected from the phenomenon? If so, consider adding a second real-life hook in Lesson 5 — for example, a photograph of the Rift Valley transmission lines where surveyors use exactly these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w:t>
            </w:r>
            <w:del w:id="9157" w:author="Claude (AI) - proposed" w:date="2026-10-14T16:33:10Z">
              <w:r>
                <w:rPr>
                  <w:rFonts w:ascii="Arial" w:cs="Arial" w:eastAsia="Arial" w:hAnsi="Arial"/>
                  <w:b w:val="false"/>
                  <w:bCs w:val="false"/>
                  <w:i w:val="false"/>
                  <w:iCs w:val="false"/>
                  <w:color w:val="000000"/>
                  <w:sz w:val="18"/>
                  <w:szCs w:val="18"/>
                </w:rPr>
                <w:delText xml:space="preserve">from their Lesson 2 data</w:delText>
              </w:r>
            </w:del>
            <w:ins w:id="9158" w:author="Claude (AI) - proposed" w:date="2026-10-14T16:33:10Z">
              <w:r>
                <w:rPr>
                  <w:rFonts w:ascii="Arial" w:cs="Arial" w:eastAsia="Arial" w:hAnsi="Arial"/>
                  <w:b w:val="false"/>
                  <w:bCs w:val="false"/>
                  <w:i w:val="false"/>
                  <w:iCs w:val="false"/>
                  <w:color w:val="000000"/>
                  <w:sz w:val="18"/>
                  <w:szCs w:val="18"/>
                </w:rPr>
                <w:t xml:space="preserve">read from their mathematical</w:t>
              </w:r>
            </w:ins>
            <w:r>
              <w:rPr>
                <w:rFonts w:ascii="Arial" w:cs="Arial" w:eastAsia="Arial" w:hAnsi="Arial"/>
                <w:b w:val="false"/>
                <w:bCs w:val="false"/>
                <w:i w:val="false"/>
                <w:iCs w:val="false"/>
                <w:color w:val="000000"/>
                <w:sz w:val="18"/>
                <w:szCs w:val="18"/>
              </w:rPr>
              <w:t xml:space="preserve"> tables and found that the quotient matched </w:t>
            </w:r>
            <w:del w:id="9159" w:author="Claude (AI) - proposed" w:date="2026-10-14T16:33:10Z">
              <w:r>
                <w:rPr>
                  <w:rFonts w:ascii="Arial" w:cs="Arial" w:eastAsia="Arial" w:hAnsi="Arial"/>
                  <w:b w:val="false"/>
                  <w:bCs w:val="false"/>
                  <w:i w:val="false"/>
                  <w:iCs w:val="false"/>
                  <w:color w:val="000000"/>
                  <w:sz w:val="18"/>
                  <w:szCs w:val="18"/>
                </w:rPr>
                <w:delText xml:space="preserve">their recorded</w:delText>
              </w:r>
            </w:del>
            <w:ins w:id="9160" w:author="Claude (AI) - proposed" w:date="2026-10-14T16:33:10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tan θ values </w:t>
            </w:r>
            <w:del w:id="9161" w:author="Claude (AI) - proposed" w:date="2026-10-14T16:33:10Z">
              <w:r>
                <w:rPr>
                  <w:rFonts w:ascii="Arial" w:cs="Arial" w:eastAsia="Arial" w:hAnsi="Arial"/>
                  <w:b w:val="false"/>
                  <w:bCs w:val="false"/>
                  <w:i w:val="false"/>
                  <w:iCs w:val="false"/>
                  <w:color w:val="000000"/>
                  <w:sz w:val="18"/>
                  <w:szCs w:val="18"/>
                </w:rPr>
                <w:delText xml:space="preserve">exactly</w:delText>
              </w:r>
            </w:del>
            <w:ins w:id="9162" w:author="Claude (AI) - proposed" w:date="2026-10-14T16:33:10Z">
              <w:r>
                <w:rPr>
                  <w:rFonts w:ascii="Arial" w:cs="Arial" w:eastAsia="Arial" w:hAnsi="Arial"/>
                  <w:b w:val="false"/>
                  <w:bCs w:val="false"/>
                  <w:i w:val="false"/>
                  <w:iCs w:val="false"/>
                  <w:color w:val="000000"/>
                  <w:sz w:val="18"/>
                  <w:szCs w:val="18"/>
                </w:rPr>
                <w:t xml:space="preserve">(to the accuracy of the tables)</w:t>
              </w:r>
            </w:ins>
            <w:r>
              <w:rPr>
                <w:rFonts w:ascii="Arial" w:cs="Arial" w:eastAsia="Arial" w:hAnsi="Arial"/>
                <w:b w:val="false"/>
                <w:bCs w:val="false"/>
                <w:i w:val="false"/>
                <w:iCs w:val="false"/>
                <w:color w:val="000000"/>
                <w:sz w:val="18"/>
                <w:szCs w:val="18"/>
              </w:rPr>
              <w:t xml:space="preserve"> in every row, regardless of the angle chosen.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mp-vsvbmuvybcqgs1p9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xcygzefwjudtrbpo-dh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Trigonometric Ratios of Special Angles (45°, 30°, 60°, 0°, and 90°)</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exact trigonometric ratios for special angles (0°, 30°, 45°, 60°, and 90°) using geometric constructions, so they can solve height-and-distance problems — including the Nakuru mast problem — without a calculator or tables.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an isosceles right-angled triangle with legs of 1 unit yields sin 45° = cos 45° = 1/√2 and tan 45° = 1; (b) bisecting an equilateral triangle of side 2 units yields a 30-60-90 triangle with sides 1, √3, and 2, giving sin 30° = cos 60° = 1/2, sin 60° = cos 30° = √3/2, tan 30° = 1/√3, and tan 60° = √3; (c) sin 0° = 0, cos 0° = 1, tan 0° = 0, sin 90° = 1, cos 90° = 0, and tan 90° is undefined, justified by limit arguments from </w:t>
            </w:r>
            <w:del w:id="9163" w:author="Claude (AI) - proposed" w:date="2026-10-14T16:33:10Z">
              <w:r>
                <w:rPr>
                  <w:rFonts w:ascii="Arial" w:cs="Arial" w:eastAsia="Arial" w:hAnsi="Arial"/>
                  <w:b w:val="false"/>
                  <w:bCs w:val="false"/>
                  <w:i w:val="false"/>
                  <w:iCs w:val="false"/>
                  <w:color w:val="000000"/>
                  <w:sz w:val="18"/>
                  <w:szCs w:val="18"/>
                </w:rPr>
                <w:delText xml:space="preserve">their trig-tables work in Lesson 3</w:delText>
              </w:r>
            </w:del>
            <w:ins w:id="9164" w:author="Claude (AI) - proposed" w:date="2026-10-14T16:33:10Z">
              <w:r>
                <w:rPr>
                  <w:rFonts w:ascii="Arial" w:cs="Arial" w:eastAsia="Arial" w:hAnsi="Arial"/>
                  <w:b w:val="false"/>
                  <w:bCs w:val="false"/>
                  <w:i w:val="false"/>
                  <w:iCs w:val="false"/>
                  <w:color w:val="000000"/>
                  <w:sz w:val="18"/>
                  <w:szCs w:val="18"/>
                </w:rPr>
                <w:t xml:space="preserve">the first and last rows of their mathematical tables (angles close to 0° and 90°)</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the two special triangles accurately using ruler and compasses; (b) apply Pythagoras' theorem to find exact side lengths; (c) read off and record the six special-angle ratios in exact (surd) form; (d) use the special-angle reference card to solve right-angled triangle problems — including finding the height of the Nakuru mast —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(exact surd values) is more powerful and elegant than decimal approximations, and that geometry and algebra together create tools that solve real Kenyan engineering and construction challenges.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gave learners the general definitions of sin, cos, and tan, plus skills in reading tables and calculators. Lesson 5 unlocks EXACT values for the five special angles. This means learners can now solve the Nakuru mast problem (exactly, if the angle were 45° or 60° instead of 50°) and any 30-60-90 construction problem — such as the slope of a ramp or the pitch of a roof — purely by reasoning, without any table or device. The special-angle card they build today becomes a permanent problem-solving tool for Lessons 6–8.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teacher reminds learners to keep compass points directed downward onto paper/boards and never to wave or pass them open. Scissors (if used to cut the reference card) should be handled with blades closed when not in use. Ensure adequate desk space so compasses do not accidentally contact neighbours.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In the PREDICT phase they guess the exact value of sin 45° and tan 60° before any construction. In the OBSERVE phase, each group constructs (i) an isosceles right-angled triangle with legs of 1 unit and (ii) an equilateral triangle of side 2 units that they bisect into a 30-60-90 triangle; they measure and record all sides. In the EXPLAIN phase, groups apply the sine, cosine, and tangent definitions to derive exact surd values for all five special angles, verify the limit arguments for 0° and 90°, and use their values to re-solve the Nakuru mast problem. In the DQB phase, groups post refined answers and new questions to the class Driving Question Board. In the MODEL-BUILDING phase, each learner adds a completed special-angles reference card — designed in Kenyan flag colours (black, red, green, white) — to their cumulative unit model booklet. All five phases are explicitly tied back to the anchoring phenomenon: "How tall is that mast near Nakuru — and can we now find out without climbing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hwmpgnujo-hz48sajuoa">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b_cgrpwz8ejrikjliz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e2xit_sh9qhniainkftt">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1c7k6_emvtisppmkb5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Each learner individually writes answers to three prompt questions in their exercise books BEFORE any instruction or construction: (1) 'Without using tables or a calculator, what do you think sin 45° equals? Write a fraction or decimal guess.' (2) 'A Kenya Power technician needs to install a diagonal wire brace on a 60° mast support. If the horizontal distance is 10 m, she needs tan 60°. What is your best guess for tan 60°?' (3) 'Return to the Nakuru mast: if the angle of elevation were exactly 45° instead of 50°, and the horizontal distance is still 40 m, estimate the mast height.' Learners record their reasoning, not just answers. After 3 minutes of individual thinking, groups share predictions verbally for 2 minutes — no consensus required.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anchoring photograph of the Nakuru electricity transmission tower and re-reads the driving question aloud: 'Using only that horizontal distance and that angle, can we calculate how tall the mast is without ladders, drones, or guessing?' Teacher then says: 'Today we are going to unlock EXACT values — no tables needed. But first, predict.' Teacher circulates silently for 3 minutes of individual writing, offering no hints. Teacher then cold-calls EXACTLY 3 learners — one who appears confident, one hesitant, one in between — using first names: 'Akinyi, what did you write for sin 45°?', 'Mwangi, what is your guess for tan 60°?', 'Fatuma, what height did you estimate for the mast at 45°?' WAIT TIME: teacher counts silently to 12 after each question before accepting or redirecting. Teacher records all three predictions visibly on the board under the heading 'OUR PREDICTIONS — we will check these at the end.' Teacher does NOT correct predictions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PREDICT-FIRST ANCHORING. By committing predictions to paper before instruction, learners activate prior knowledge (Pythagoras, decimal approximations from tables </w:t>
            </w:r>
            <w:del w:id="9165" w:author="Claude (AI) - proposed" w:date="2026-10-14T16:33:10Z">
              <w:r>
                <w:rPr>
                  <w:rFonts w:ascii="Arial" w:cs="Arial" w:eastAsia="Arial" w:hAnsi="Arial"/>
                  <w:b w:val="false"/>
                  <w:bCs w:val="false"/>
                  <w:i w:val="false"/>
                  <w:iCs w:val="false"/>
                  <w:color w:val="000000"/>
                  <w:sz w:val="18"/>
                  <w:szCs w:val="18"/>
                </w:rPr>
                <w:delText xml:space="preserve">in Lesson 3</w:delText>
              </w:r>
            </w:del>
            <w:ins w:id="9166" w:author="Claude (AI) - proposed" w:date="2026-10-14T16:33:10Z">
              <w:r>
                <w:rPr>
                  <w:rFonts w:ascii="Arial" w:cs="Arial" w:eastAsia="Arial" w:hAnsi="Arial"/>
                  <w:b w:val="false"/>
                  <w:bCs w:val="false"/>
                  <w:i w:val="false"/>
                  <w:iCs w:val="false"/>
                  <w:color w:val="000000"/>
                  <w:sz w:val="18"/>
                  <w:szCs w:val="18"/>
                </w:rPr>
                <w:t xml:space="preserve">(Lessons 2 to 4)</w:t>
              </w:r>
            </w:ins>
            <w:r>
              <w:rPr>
                <w:rFonts w:ascii="Arial" w:cs="Arial" w:eastAsia="Arial" w:hAnsi="Arial"/>
                <w:b w:val="false"/>
                <w:bCs w:val="false"/>
                <w:i w:val="false"/>
                <w:iCs w:val="false"/>
                <w:color w:val="000000"/>
                <w:sz w:val="18"/>
                <w:szCs w:val="18"/>
              </w:rPr>
              <w:t xml:space="preserve">) and create a personal knowledge gap. When their exact derived values later confirm or correct their guesses, the cognitive dissonance deepens retention. Tying predictions explicitly to the mast problem sustains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of readiness: (a) learner can write any fraction or surd attempt for sin 45° — even '1/2' or '0.7' shows engagement with the ratio idea; (b) learner attempts to use tan × distance = height for the mast estimate, showing carry-over from Lesson 4. Red flag: learner leaves all three blank — teacher quietly asks 'What does sin mean? Draw me the triangle' to re-anchor before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iccwzmelo31qyu4ofy_j">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aq0gw8-enmcoo5oeto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9yvjplgdyob11vcd8nct">
              <w:r>
                <w:rPr>
                  <w:rFonts w:ascii="Arial" w:cs="Arial" w:eastAsia="Arial" w:hAnsi="Arial"/>
                  <w:color w:val="2E75B6"/>
                  <w:sz w:val="16"/>
                  <w:szCs w:val="16"/>
                  <w:u w:val="single" w:color="2E75B6"/>
                </w:rPr>
                <w:t xml:space="preserve">Use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5tdqox_t_mx6dvgarq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1 sheet of plain A4 paper, a ruler, a compass, a protractor, and a pencil. The task is split into two constructions completed simultaneously by pairs within each group. CONSTRUCTION A (pairs 1–2 in each group): Draw an isosceles right-angled triangle. Using ruler and compass, draw a horizontal line segment AB of exactly 6 cm. At point A, construct a perpendicular of exactly 6 cm to get point C. Connect B to C to form the hypotenuse. Label all angles (45°, 45°, 90°) and all sides. Measure BC with a ruler and record it. Pairs then write: opposite, adjacent, and hypotenuse for the 45° angle at B. CONSTRUCTION B (pairs 3–4 in each group): Draw an equilateral triangle with side 8 cm (representing '2 units'). Label vertices P, Q, R. Draw the perpendicular bisector from P to the midpoint M of QR. Label the two resulting right-angled triangles. Measure PM. Label all angles (30°, 60°, 90°) and all sides (QM = 4 cm, QP = 8 cm, PM = measure and record). Each pair records their measurements in a table: Angle | Opposite | Adjacent | Hypotenuse. After 15 minutes of construction, pairs share results across their group (2 minutes) and agree on a common set of measurements. Group recorder writes the agreed values on a mini-whiteboard or large paper for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by saying: 'You are going to do what Kenyan surveyors and engineers do — build the triangle on paper before building it in the field.' Teacher demonstrates ONLY the first compass step for Construction A on the board (drawing the perpendicular), then steps back: 'The rest is yours.' Teacher circulates, checking constructions every 2–3 minutes. At the 8-minute mark teacher pauses the class for 30 seconds: 'Pairs doing Construction B — has everyone found PM? Measure carefully — this is the side your mast height will depend on.' Teacher uses two specific probing questions during circulation, asking each group at least one: (i) 'For your 45° triangle, what is the ratio of BC to AB? Write it as a fraction.' WAIT TIME: 12 seconds. (ii) 'In your 30-60-90 triangle, which side is the hypotenuse and which angle is opposite the shortest side?' WAIT TIME: 12 seconds. At the 20-minute mark, teacher cold-calls one group to read their measured value of BC (expected ≈ 8.5 cm for the 6-6-x triangle, i.e. 6√2 ≈ 8.49 cm) and one group to read PM (expected ≈ 6.93 cm for the 4-x-8 triangle, i.e. 4√3 ≈ 6.93 cm). Teacher writes both on the board and says: 'Hold onto these numbers — in Phase 3 we will explain exactly WHY they are what they 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CONSTRUCT-BEFORE-CALCULATE. Hands-on geometric construction grounds the abstract surd values in physical measurement. When learners measure BC ≈ 8.49 cm and later derive BC = 6√2 exactly, the match between measurement and algebra is a memorable 'aha' moment. Using 6 cm and 8 cm as practical lengths (rather than unit lengths) makes the construction accurate and measurable, while the ratio approach still yields the same exact trig values. The group-display step makes individual measurements social and self-correcting.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 all </w:t>
            </w:r>
            <w:del w:id="9167" w:author="Claude (AI) - proposed" w:date="2026-10-14T16:33:10Z">
              <w:r>
                <w:rPr>
                  <w:rFonts w:ascii="Arial" w:cs="Arial" w:eastAsia="Arial" w:hAnsi="Arial"/>
                  <w:b w:val="false"/>
                  <w:bCs w:val="false"/>
                  <w:i w:val="false"/>
                  <w:iCs w:val="false"/>
                  <w:color w:val="000000"/>
                  <w:sz w:val="18"/>
                  <w:szCs w:val="18"/>
                </w:rPr>
                <w:delText xml:space="preserve">four</w:delText>
              </w:r>
            </w:del>
            <w:ins w:id="9168" w:author="Claude (AI) - proposed" w:date="2026-10-14T16:33:10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angles in Construction A</w:t>
            </w:r>
            <w:ins w:id="9169" w:author="Claude (AI) - proposed" w:date="2026-10-14T16:33:10Z">
              <w:r>
                <w:rPr>
                  <w:rFonts w:ascii="Arial" w:cs="Arial" w:eastAsia="Arial" w:hAnsi="Arial"/>
                  <w:b w:val="false"/>
                  <w:bCs w:val="false"/>
                  <w:i w:val="false"/>
                  <w:iCs w:val="false"/>
                  <w:color w:val="000000"/>
                  <w:sz w:val="18"/>
                  <w:szCs w:val="18"/>
                </w:rPr>
                <w:t xml:space="preserve"> (45°, 45°, 90°)</w:t>
              </w:r>
            </w:ins>
            <w:r>
              <w:rPr>
                <w:rFonts w:ascii="Arial" w:cs="Arial" w:eastAsia="Arial" w:hAnsi="Arial"/>
                <w:b w:val="false"/>
                <w:bCs w:val="false"/>
                <w:i w:val="false"/>
                <w:iCs w:val="false"/>
                <w:color w:val="000000"/>
                <w:sz w:val="18"/>
                <w:szCs w:val="18"/>
              </w:rPr>
              <w:t xml:space="preserve"> sum to 180° and the right angle is correctly marked; (b) PM in Construction B is longer than QM but shorter than QP — if PM &gt; QP, the student has made an error in bisection. Specific indicator: group mini-whiteboards show a correctly labelled table with all three sides for each triangle. If any group's BC measurement is far from 8.49 cm (e.g., 7 cm or 10 cm), teacher pauses that group and re-checks the right-angle construction before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6p0e3g78daeopmyjspre">
              <w:r>
                <w:rPr>
                  <w:rFonts w:ascii="Arial" w:cs="Arial" w:eastAsia="Arial" w:hAnsi="Arial"/>
                  <w:color w:val="2E75B6"/>
                  <w:sz w:val="16"/>
                  <w:szCs w:val="16"/>
                  <w:u w:val="single" w:color="2E75B6"/>
                </w:rPr>
                <w:t xml:space="preserve">Special right triangles proof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zjgcdk_iwbt-mdnhrx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usgnonaleikxbfvxpkix">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0_5zvhrwo4xmzrvrt84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Exact derivation (12 minutes): Each learner individually applies the definitions sin θ = opposite/hypotenuse, cos θ = adjacent/hypotenuse, tan θ = opposite/adjacent to their two constructed triangles. For the 45° triangle (legs = 1 unit, hypotenuse = √2): learners write sin 45° = 1/√2, cos 45° = 1/√2, tan 45° = 1. For the 30-60-90 triangle (short leg = 1, long leg = √3, hypotenuse = 2): learners write all six values. For 0° and 90°, learners look </w:t>
            </w:r>
            <w:del w:id="9170" w:author="Claude (AI) - proposed" w:date="2026-10-14T16:33:10Z">
              <w:r>
                <w:rPr>
                  <w:rFonts w:ascii="Arial" w:cs="Arial" w:eastAsia="Arial" w:hAnsi="Arial"/>
                  <w:b w:val="false"/>
                  <w:bCs w:val="false"/>
                  <w:i w:val="false"/>
                  <w:iCs w:val="false"/>
                  <w:color w:val="000000"/>
                  <w:sz w:val="18"/>
                  <w:szCs w:val="18"/>
                </w:rPr>
                <w:delText xml:space="preserve">back at</w:delText>
              </w:r>
            </w:del>
            <w:ins w:id="9171" w:author="Claude (AI) - proposed" w:date="2026-10-14T16:33:10Z">
              <w:r>
                <w:rPr>
                  <w:rFonts w:ascii="Arial" w:cs="Arial" w:eastAsia="Arial" w:hAnsi="Arial"/>
                  <w:b w:val="false"/>
                  <w:bCs w:val="false"/>
                  <w:i w:val="false"/>
                  <w:iCs w:val="false"/>
                  <w:color w:val="000000"/>
                  <w:sz w:val="18"/>
                  <w:szCs w:val="18"/>
                </w:rPr>
                <w:t xml:space="preserve">at the first and last rows of</w:t>
              </w:r>
            </w:ins>
            <w:r>
              <w:rPr>
                <w:rFonts w:ascii="Arial" w:cs="Arial" w:eastAsia="Arial" w:hAnsi="Arial"/>
                <w:b w:val="false"/>
                <w:bCs w:val="false"/>
                <w:i w:val="false"/>
                <w:iCs w:val="false"/>
                <w:color w:val="000000"/>
                <w:sz w:val="18"/>
                <w:szCs w:val="18"/>
              </w:rPr>
              <w:t xml:space="preserve"> the trig-table columns </w:t>
            </w:r>
            <w:del w:id="9172" w:author="Claude (AI) - proposed" w:date="2026-10-14T16:33:10Z">
              <w:r>
                <w:rPr>
                  <w:rFonts w:ascii="Arial" w:cs="Arial" w:eastAsia="Arial" w:hAnsi="Arial"/>
                  <w:b w:val="false"/>
                  <w:bCs w:val="false"/>
                  <w:i w:val="false"/>
                  <w:iCs w:val="false"/>
                  <w:color w:val="000000"/>
                  <w:sz w:val="18"/>
                  <w:szCs w:val="18"/>
                </w:rPr>
                <w:delText xml:space="preserve">from Lesson 3</w:delText>
              </w:r>
            </w:del>
            <w:ins w:id="9173" w:author="Claude (AI) - proposed" w:date="2026-10-14T16:33:10Z">
              <w:r>
                <w:rPr>
                  <w:rFonts w:ascii="Arial" w:cs="Arial" w:eastAsia="Arial" w:hAnsi="Arial"/>
                  <w:b w:val="false"/>
                  <w:bCs w:val="false"/>
                  <w:i w:val="false"/>
                  <w:iCs w:val="false"/>
                  <w:color w:val="000000"/>
                  <w:sz w:val="18"/>
                  <w:szCs w:val="18"/>
                </w:rPr>
                <w:t xml:space="preserve">(angles close to 0° and 90°)</w:t>
              </w:r>
            </w:ins>
            <w:r>
              <w:rPr>
                <w:rFonts w:ascii="Arial" w:cs="Arial" w:eastAsia="Arial" w:hAnsi="Arial"/>
                <w:b w:val="false"/>
                <w:bCs w:val="false"/>
                <w:i w:val="false"/>
                <w:iCs w:val="false"/>
                <w:color w:val="000000"/>
                <w:sz w:val="18"/>
                <w:szCs w:val="18"/>
              </w:rPr>
              <w:t xml:space="preserve"> and complete: 'As the angle approaches 0°, the opposite side approaches ___, so sin 0° = ___. As the angle approaches 90°, the opposite side approaches the hypotenuse, so sin 90° = ___.' Learners record all values in a </w:t>
            </w:r>
            <w:del w:id="9174" w:author="Claude (AI) - proposed" w:date="2026-10-14T16:33:10Z">
              <w:r>
                <w:rPr>
                  <w:rFonts w:ascii="Arial" w:cs="Arial" w:eastAsia="Arial" w:hAnsi="Arial"/>
                  <w:b w:val="false"/>
                  <w:bCs w:val="false"/>
                  <w:i w:val="false"/>
                  <w:iCs w:val="false"/>
                  <w:color w:val="000000"/>
                  <w:sz w:val="18"/>
                  <w:szCs w:val="18"/>
                </w:rPr>
                <w:delText xml:space="preserve">6</w:delText>
              </w:r>
            </w:del>
            <w:ins w:id="9175" w:author="Claude (AI) - proposed" w:date="2026-10-14T16:33:10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-column table: Angle | sin | cos | tan. PART B — Mast application (6 minutes): Teacher poses the adapted mast problem on the board: 'Suppose the surveyor in Nakuru measures the angle of elevation to the top of the Kenya Power mast as exactly 60°, from a point 40 m away. Using only your special-angles card, calculate the height of the mast.' Learners work individually then compare with a partner. Expected: height = 40 × tan 60° = 40√3 ≈ 69.3 m. PART C — Group debrief (4 minutes): Groups compare their individual tables and reconcile any discrepancies before moving to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Part A by writing on the board: 'Our rule from Lesson 2: sin θ = O/H, cos θ = A/H, tan θ = O/A. Your triangles are already drawn. Now just read off the ratios.' Teacher sets a 12-minute individual silent work timer. During this time teacher circulates and targets two common errors: (i) learners writing sin 45° = 6/8.49 instead of 1/√2 — teacher prompts: 'You used 6 cm for the leg. What unit-length ratio does that give? Simplify.' WAIT TIME: 12 seconds. (ii) learners confusing which leg is opposite 30° vs 60° — teacher prompts: 'Point to the angle that is 30°. Now point to the side directly across from it — that is your opposite.' WAIT TIME: 12 seconds. At the start of Part B, teacher re-displays the Nakuru photograph and says verbatim: 'The same mast. The same problem we started on Day 1. But now we have an exact tool. Use it.' Teacher cold-calls 2 learners to write their working on the board for the 60° mast problem. Teacher validates the surd answer (40√3 m) and also invites the decimal approximation (≈ 69.3 m) to confirm it is reasonable for a tall transmission tower. Teacher closes Part C by asking the whole class: 'Earlier in Lesson 2, we said tan 50° ≈ 1.192 from the tables, giving height ≈ 47.7 m. Today we got 40√3 ≈ 69.3 m for 60°. Why are the two answers different, and which angle is more realistic for looking up at a tall mast?' Cold-call 1 learner. WAIT TIME: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WORKED-EXAMPLE FADE. Learners first derive values independently (high cognitive demand), then immediately apply them to the phenomenon-anchoring mast problem (transfer). The explicit comparison of the 50° decimal answer (Lesson 2) with the 60° surd answer (today) creates a cross-lesson sensemaking thread: learners see that special angles give elegant exact answers, while non-special angles need tables or calculators. This contrast reinforces WHY both tools (exact values and tables) are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w:t>
            </w:r>
            <w:del w:id="9176" w:author="Claude (AI) - proposed" w:date="2026-10-14T16:33:10Z">
              <w:r>
                <w:rPr>
                  <w:rFonts w:ascii="Arial" w:cs="Arial" w:eastAsia="Arial" w:hAnsi="Arial"/>
                  <w:b w:val="false"/>
                  <w:bCs w:val="false"/>
                  <w:i w:val="false"/>
                  <w:iCs w:val="false"/>
                  <w:color w:val="000000"/>
                  <w:sz w:val="18"/>
                  <w:szCs w:val="18"/>
                </w:rPr>
                <w:delText xml:space="preserve">6</w:delText>
              </w:r>
            </w:del>
            <w:ins w:id="9177" w:author="Claude (AI) - proposed" w:date="2026-10-14T16:33:10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-column table has all correct exact values (no decimal approximations in the sin/cos/tan columns for special angles); (b) learner correctly writes tan 90° as 'undefined' with a brief reason ('the adjacent side has length 0, and division by zero is undefined'); (c) mast working shows height = 40 × tan 60° = 40√3 and a correct decimal equivalent. Red flag for misconception: learner writes tan 45° = √2 — teacher re-asks 'What is O/A for the isosceles triangle where both legs equal 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wusjcfhfvfmokqa0btfi">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rr-_ibv_fwdkuqvmxv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gceygjoc9srbq_c0nftj">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yuicdr7evwgdc3oph4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in different colours (e.g., yellow = 'what we now know for certain'; blue = 'new question we still have'). On the yellow note, the group recorder writes one specific thing the group can NOW answer on the class Driving Question Board — e.g., 'We can find the exact height of the Nakuru mast if the angle is 30°, 45°, or 60° without a calculator.' On the blue note, the group writes one NEW question raised by today's lesson — e.g., 'What if the angle is 50° — can we get an exact answer, or must we use tables?', or 'Does a mast with a 45° brace wire always mean the wire length equals the height?', or 'Why is tan 90° undefined — does that mean a 90° angle of elevation is impossible?' Groups post both sticky notes on the class DQB (a large sheet of paper or section of the board maintained throughout the unit). Groups read two other groups' blue notes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and says: 'Look at the question we posted on Day 1: Can we find the mast height with only one side and one angle? What can we write under CONFIRMED today?' Teacher gives groups 3 minutes to write their two sticky notes. Teacher then invites one spokesperson per group (rotating role) to read their yellow note aloud and place it on the board. Teacher orchestrates a 2-minute gallery read of the blue (new question) notes and says: 'Notice something — your new questions are already pointing us toward Lessons 6, 7, and 8: angles of elevation and depression in the field, and what happens with non-special angles.' Teacher does NOT answer the new questions — they are recorded for future lessons. Teacher updates the board heading: 'SPECIAL ANGLES — CONFIRMED ✓' next to the relevant section.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PUBLIC KNOWLEDGE TRACKING. The DQB makes the class's growing understanding visible and cumulative. By requiring groups to distinguish 'confirmed knowledge' from 'new questions', learners practice the scientific practice of distinguishing evidence-based claims from open inquiries (NGSS SEP 6: Constructing Explanations). The act of reading other groups' blue notes broadens individual sensemaking and builds a collaborative inquiry culture.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yellow notes contain a specific mathematical claim (not vague — 'we learned trig' is redirected to 'we can now state exact values for 5 special angles'). Blue notes should be genuine questions, not statements. If a group cannot produce a yellow note, teacher prompts: 'Tell me one problem you could NOT solve at the start of today that you CAN solve now.' Observable indicator of success: at least 4 out of 6 groups post a yellow note with a correct specific claim referencing the mast problem or a construction/surveying context.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b933vftymwm86vaejp0e">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agmzaxrfwim-hkxmpp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vu7uksntebrlt-ikjmng">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tfls8pg6pamq8dgju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creates a Special Angles Reference Card on a half-sheet of plain paper (A5 size), designed in Kenyan flag colours: black ink for headings, red ink for the 30-60-90 triangle, green ink for the 45° triangle, and a white background with a thin black border. The card must contain: (1) A clearly labelled sketch of the 45° isosceles right-angled triangle with side lengths 1, 1, √2. (2) A clearly labelled sketch of the 30-60-90 triangle with side lengths 1, √3, 2. (3) A completed table of exact values for sin, cos, and tan at 0°, 30°, 45°, 60°, 90° (tan 90° marked as 'undefined'). (4) One worked example using the mast problem: 'Nakuru mast, angle = 60°, horizontal distance = 40 m → height = 40 tan 60° = 40√3 ≈ 69.3 m.' (5) A personal 'WHY IT WORKS' sentence in their own words — e.g., 'These exact values come from the geometry of two special triangles, not from a calculator.' Learners laminate or place the card in a clear sleeve (if available) to use as a permanent tool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card by saying: 'Kenyan engineers keep reference tables in their site notebooks. You are building yours today — and it will be accurate because YOU derived every value from scratch.' Teacher displays a model completed card (hand-drawn on the board or projected) to show the layout, but NOT the filled-in values — learners must write their own. Teacher circulates and checks: (a) triangles are labelled correctly; (b) the table values are in exact form (not decimals); (c) tan 90° is marked 'undefined' with a brief reason. At the 12-minute mark, teacher cold-calls 2 learners to read their 'WHY IT WORKS' sentence aloud. WAIT TIME: 12 seconds for each. Teacher closes the lesson by returning to the Nakuru photograph one final time and saying: 'At the start of this unit, we asked how tall that mast is. Today you built the mathematical tool that answers that question exactly, for any right-angled triangle whose angle is 30°, 45°, or 60°. In Lesson </w:t>
            </w:r>
            <w:del w:id="9178" w:author="Claude (AI) - proposed" w:date="2026-10-14T16:33:10Z">
              <w:r>
                <w:rPr>
                  <w:rFonts w:ascii="Arial" w:cs="Arial" w:eastAsia="Arial" w:hAnsi="Arial"/>
                  <w:b w:val="false"/>
                  <w:bCs w:val="false"/>
                  <w:i w:val="false"/>
                  <w:iCs w:val="false"/>
                  <w:color w:val="000000"/>
                  <w:sz w:val="18"/>
                  <w:szCs w:val="18"/>
                </w:rPr>
                <w:delText xml:space="preserve">7, we take this tool outside — to</w:delText>
              </w:r>
            </w:del>
            <w:ins w:id="9179" w:author="Claude (AI) - proposed" w:date="2026-10-14T16:33:10Z">
              <w:r>
                <w:rPr>
                  <w:rFonts w:ascii="Arial" w:cs="Arial" w:eastAsia="Arial" w:hAnsi="Arial"/>
                  <w:b w:val="false"/>
                  <w:bCs w:val="false"/>
                  <w:i w:val="false"/>
                  <w:iCs w:val="false"/>
                  <w:color w:val="000000"/>
                  <w:sz w:val="18"/>
                  <w:szCs w:val="18"/>
                </w:rPr>
                <w:t xml:space="preserve">6 we use all these tools to solve whole triangles in Kenyan contexts, and in Lesson 7 we meet</w:t>
              </w:r>
            </w:ins>
            <w:r>
              <w:rPr>
                <w:rFonts w:ascii="Arial" w:cs="Arial" w:eastAsia="Arial" w:hAnsi="Arial"/>
                <w:b w:val="false"/>
                <w:bCs w:val="false"/>
                <w:i w:val="false"/>
                <w:iCs w:val="false"/>
                <w:color w:val="000000"/>
                <w:sz w:val="18"/>
                <w:szCs w:val="18"/>
              </w:rPr>
              <w:t xml:space="preserve"> angles of elevation and depression</w:t>
            </w:r>
            <w:del w:id="9180" w:author="Claude (AI) - proposed" w:date="2026-10-14T16:33:10Z">
              <w:r>
                <w:rPr>
                  <w:rFonts w:ascii="Arial" w:cs="Arial" w:eastAsia="Arial" w:hAnsi="Arial"/>
                  <w:b w:val="false"/>
                  <w:bCs w:val="false"/>
                  <w:i w:val="false"/>
                  <w:iCs w:val="false"/>
                  <w:color w:val="000000"/>
                  <w:sz w:val="18"/>
                  <w:szCs w:val="18"/>
                </w:rPr>
                <w:delText xml:space="preserve">, right here in our school compound</w:delText>
              </w:r>
            </w:del>
            <w:r>
              <w:rPr>
                <w:rFonts w:ascii="Arial" w:cs="Arial" w:eastAsia="Arial" w:hAnsi="Arial"/>
                <w:b w:val="false"/>
                <w:bCs w:val="false"/>
                <w:i w:val="false"/>
                <w:iCs w:val="false"/>
                <w:color w:val="000000"/>
                <w:sz w:val="18"/>
                <w:szCs w:val="18"/>
              </w:rPr>
              <w:t xml:space="preserve">.' Teacher </w:t>
            </w:r>
            <w:del w:id="9181" w:author="Claude (AI) - proposed" w:date="2026-10-14T16:33:10Z">
              <w:r>
                <w:rPr>
                  <w:rFonts w:ascii="Arial" w:cs="Arial" w:eastAsia="Arial" w:hAnsi="Arial"/>
                  <w:b w:val="false"/>
                  <w:bCs w:val="false"/>
                  <w:i w:val="false"/>
                  <w:iCs w:val="false"/>
                  <w:color w:val="000000"/>
                  <w:sz w:val="18"/>
                  <w:szCs w:val="18"/>
                </w:rPr>
                <w:delText xml:space="preserve">previews: 'Before next lesson, estimate the angle of elevation from the school gate to the top of the flag-mast — you'll need that estimate in Lesson 7</w:delText>
              </w:r>
            </w:del>
            <w:ins w:id="9182" w:author="Claude (AI) - proposed" w:date="2026-10-14T16:33:10Z">
              <w:r>
                <w:rPr>
                  <w:rFonts w:ascii="Arial" w:cs="Arial" w:eastAsia="Arial" w:hAnsi="Arial"/>
                  <w:b w:val="false"/>
                  <w:bCs w:val="false"/>
                  <w:i w:val="false"/>
                  <w:iCs w:val="false"/>
                  <w:color w:val="000000"/>
                  <w:sz w:val="18"/>
                  <w:szCs w:val="18"/>
                </w:rPr>
                <w:t xml:space="preserve">introduces the KICD clinometer project: 'This week, make a simple clinometer at home, with help from a parent or guardian. You need a protractor (or a quarter circle of card marked in degrees), a drinking straw taped along the flat edge, and a piece of string with a small weight, such as a nut or a stone, hanging from the centre point. If you cannot find a protractor, use the card template I will give you. Use books, manuals or a school digital device to see how others have built one. Bring it to Lesson 8; I will show you how to read the angle before you use it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The reference card is not a worksheet — it is a physical artefact that learners add to their growing unit model (started in Lesson 1 with a diagram of the mast and a blank trig-ratio table). Each lesson's model addition makes prior learning tangible and retrievable. The Kenyan flag colour scheme connects mathematics to national identity and makes the card memorable. The 'WHY IT WORKS' sentence forces metacognitive reflection, consolidating procedural knowledge into conceptual understanding (NGSS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indicator: teacher collects 6 cards (one per group, selected at random) at the end of the lesson and checks three things: (1) Are all </w:t>
            </w:r>
            <w:del w:id="9183" w:author="Claude (AI) - proposed" w:date="2026-10-14T16:33:10Z">
              <w:r>
                <w:rPr>
                  <w:rFonts w:ascii="Arial" w:cs="Arial" w:eastAsia="Arial" w:hAnsi="Arial"/>
                  <w:b w:val="false"/>
                  <w:bCs w:val="false"/>
                  <w:i w:val="false"/>
                  <w:iCs w:val="false"/>
                  <w:color w:val="000000"/>
                  <w:sz w:val="18"/>
                  <w:szCs w:val="18"/>
                </w:rPr>
                <w:delText xml:space="preserve">six</w:delText>
              </w:r>
            </w:del>
            <w:ins w:id="9184" w:author="Claude (AI) - proposed" w:date="2026-10-14T16:33:10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exact values for 45°</w:t>
            </w:r>
            <w:ins w:id="9185" w:author="Claude (AI) - proposed" w:date="2026-10-14T16:33:10Z">
              <w:r>
                <w:rPr>
                  <w:rFonts w:ascii="Arial" w:cs="Arial" w:eastAsia="Arial" w:hAnsi="Arial"/>
                  <w:b w:val="false"/>
                  <w:bCs w:val="false"/>
                  <w:i w:val="false"/>
                  <w:iCs w:val="false"/>
                  <w:color w:val="000000"/>
                  <w:sz w:val="18"/>
                  <w:szCs w:val="18"/>
                </w:rPr>
                <w:t xml:space="preserve"> (sin, cos, tan)</w:t>
              </w:r>
            </w:ins>
            <w:r>
              <w:rPr>
                <w:rFonts w:ascii="Arial" w:cs="Arial" w:eastAsia="Arial" w:hAnsi="Arial"/>
                <w:b w:val="false"/>
                <w:bCs w:val="false"/>
                <w:i w:val="false"/>
                <w:iCs w:val="false"/>
                <w:color w:val="000000"/>
                <w:sz w:val="18"/>
                <w:szCs w:val="18"/>
              </w:rPr>
              <w:t xml:space="preserve"> correct? (2) Is the 30-60-90 triangle labelled with the correct side opposite 30°? (3) Does the worked mast example show correct substitution of tan 60° = √3? Cards with errors are returned with a single circled error at the start of Lesson 6 — no grade assigned, but learners must correct before the next activity. Learners who finish the card early are challenged: 'Can you use your card to find the length of the brace wire in the 40 m mast problem if the angle is 30°? What does that tell you about the steepness of the brace?'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any systematic misconceptions about trig ratios (e.g., confusing sin 45° = 1/2 with sin 30° = 1/2)? If so, how will you address this in the Lesson 6 warm-up? (2) Were learners able to construct the two special triangles accurately enough for their measured values to match exact values within a reasonable margin (±0.3 cm)? If constructions were widely inaccurate, consider providing pre-drawn triangles in Lesson 5 of the next cohort and using the construction as a take-home task instead. (3) Did all groups successfully post a specific, evidence-based yellow sticky note on the DQB? Groups that struggled to articulate a confirmed claim may need additional scaffolding on 'claim-evidence-reasoning' sentence starters in Lesson 6. (4) How many learners wrote tan 90° = undefined with a correct reason vs. leaving it blank or writing a large number? This reveals whether the limit argument from </w:t>
            </w:r>
            <w:del w:id="9186" w:author="Claude (AI) - proposed" w:date="2026-10-14T16:33:10Z">
              <w:r>
                <w:rPr>
                  <w:rFonts w:ascii="Arial" w:cs="Arial" w:eastAsia="Arial" w:hAnsi="Arial"/>
                  <w:b w:val="false"/>
                  <w:bCs w:val="false"/>
                  <w:i w:val="false"/>
                  <w:iCs w:val="false"/>
                  <w:color w:val="000000"/>
                  <w:sz w:val="18"/>
                  <w:szCs w:val="18"/>
                </w:rPr>
                <w:delText xml:space="preserve">Lesson 3 was retained</w:delText>
              </w:r>
            </w:del>
            <w:ins w:id="9187" w:author="Claude (AI) - proposed" w:date="2026-10-14T16:33:10Z">
              <w:r>
                <w:rPr>
                  <w:rFonts w:ascii="Arial" w:cs="Arial" w:eastAsia="Arial" w:hAnsi="Arial"/>
                  <w:b w:val="false"/>
                  <w:bCs w:val="false"/>
                  <w:i w:val="false"/>
                  <w:iCs w:val="false"/>
                  <w:color w:val="000000"/>
                  <w:sz w:val="18"/>
                  <w:szCs w:val="18"/>
                </w:rPr>
                <w:t xml:space="preserve">the table rows was understood</w:t>
              </w:r>
            </w:ins>
            <w:r>
              <w:rPr>
                <w:rFonts w:ascii="Arial" w:cs="Arial" w:eastAsia="Arial" w:hAnsi="Arial"/>
                <w:b w:val="false"/>
                <w:bCs w:val="false"/>
                <w:i w:val="false"/>
                <w:iCs w:val="false"/>
                <w:color w:val="000000"/>
                <w:sz w:val="18"/>
                <w:szCs w:val="18"/>
              </w:rPr>
              <w:t xml:space="preserve">. (5) Did the Kenyan flag colour scheme for the reference card engage learners? Note any modifications (e.g., using green for the equilateral triangle construction because it evokes maize fields — a shape Kenyan farmers recognise) that increased engagement and replicate them in future cohorts.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 1 unit) and a bisected equilateral triangle (side = 2 units, yielding a 30-60-90 triangle) using ruler and compasses. They measured all sides and recorded the values for the 45°, 30°, and 60° triangles in a table. They also identified that as an angle approaches 0° or 90°, specific side ratios approach 0 or 1 (or become undefined), using </w:t>
            </w:r>
            <w:del w:id="9188" w:author="Claude (AI) - proposed" w:date="2026-10-14T16:33:10Z">
              <w:r>
                <w:rPr>
                  <w:rFonts w:ascii="Arial" w:cs="Arial" w:eastAsia="Arial" w:hAnsi="Arial"/>
                  <w:b w:val="false"/>
                  <w:bCs w:val="false"/>
                  <w:i w:val="false"/>
                  <w:iCs w:val="false"/>
                  <w:color w:val="000000"/>
                  <w:sz w:val="18"/>
                  <w:szCs w:val="18"/>
                </w:rPr>
                <w:delText xml:space="preserve">their trig tables from Lesson 3</w:delText>
              </w:r>
            </w:del>
            <w:ins w:id="9189" w:author="Claude (AI) - proposed" w:date="2026-10-14T16:33:10Z">
              <w:r>
                <w:rPr>
                  <w:rFonts w:ascii="Arial" w:cs="Arial" w:eastAsia="Arial" w:hAnsi="Arial"/>
                  <w:b w:val="false"/>
                  <w:bCs w:val="false"/>
                  <w:i w:val="false"/>
                  <w:iCs w:val="false"/>
                  <w:color w:val="000000"/>
                  <w:sz w:val="18"/>
                  <w:szCs w:val="18"/>
                </w:rPr>
                <w:t xml:space="preserve">the first and last rows of their mathematical tables</w:t>
              </w:r>
            </w:ins>
            <w:r>
              <w:rPr>
                <w:rFonts w:ascii="Arial" w:cs="Arial" w:eastAsia="Arial" w:hAnsi="Arial"/>
                <w:b w:val="false"/>
                <w:bCs w:val="false"/>
                <w:i w:val="false"/>
                <w:iCs w:val="false"/>
                <w:color w:val="000000"/>
                <w:sz w:val="18"/>
                <w:szCs w:val="18"/>
              </w:rPr>
              <w:t xml:space="preserve"> as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ybrykkorezto0pt4jie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tlj_znbjbrxd_mbkrff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Solving Right-Angled Triangles Using Trigonometric Ratios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apply trigonometric ratios to solve for unknown sides and angles in right-angled triangles in real-life situations, and reflect on the use of trigonometry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SOH-CAH-TOA defines the sine, cosine, and tangent ratios; that special angles (30°, 45°, 60°, 90°) have exact trigonometric values; and that a right-angled triangle has exactly one right angle with the hypotenuse always opposite it. They can identify opposite, adjacent, and hypotenuse sides relative to any named acute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(1) select the correct trigonometric ratio (sine, cosine, or tangent) given the known side and the unknown side relative to a named angle; (2) rearrange the ratio equation to isolate and calculate the unknown side or angle; (3) use mathematical tables or a calculator to evaluate trigonometric ratios and their inverses; (4) show clear, fully labelled working; and (5) interpret numerical answers in the context of a Kenyan real-life problem.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trigonometry is a powerful, precise tool used by Kenyan engineers, surveyors, and construction workers every day, and that careful, systematic working prevents errors that could have costly real-world consequences.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Learners have already defined the three ratios, explored complementary-angle relationships, worked with special angles</w:t>
            </w:r>
            <w:del w:id="9190" w:author="Claude (AI) - proposed" w:date="2026-10-14T16:33:10Z">
              <w:r>
                <w:rPr>
                  <w:rFonts w:ascii="Arial" w:cs="Arial" w:eastAsia="Arial" w:hAnsi="Arial"/>
                  <w:b w:val="false"/>
                  <w:bCs w:val="false"/>
                  <w:i w:val="false"/>
                  <w:iCs w:val="false"/>
                  <w:color w:val="000000"/>
                  <w:sz w:val="18"/>
                  <w:szCs w:val="18"/>
                </w:rPr>
                <w:delText xml:space="preserve">, and used angles of elevation and depression</w:delText>
              </w:r>
            </w:del>
            <w:r>
              <w:rPr>
                <w:rFonts w:ascii="Arial" w:cs="Arial" w:eastAsia="Arial" w:hAnsi="Arial"/>
                <w:b w:val="false"/>
                <w:bCs w:val="false"/>
                <w:i w:val="false"/>
                <w:iCs w:val="false"/>
                <w:color w:val="000000"/>
                <w:sz w:val="18"/>
                <w:szCs w:val="18"/>
              </w:rPr>
              <w:t xml:space="preserve">. Today they synthesise all of that learning into a unified problem-solving process — choosing the correct ratio, setting up an equation, solving it, and interpreting the answer. Every context (a hospital ramp in Kisumu, a sloped tea-plantation road in Kericho, a telecom tower in Garissa) mirrors the anchoring phenomenon of the Nakuru transmission mast, bringing learners significantly closer to being able to answer the driving question fully and independently.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do not share calculators or mathematical tables in ways that prevent individual practice. If a projector or screen is used, position it so all learners can see without straining.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three trigonometric ratios — and the exact values of special angles — to find unknown sides and angles in right-angled triangles set in authentic Kenyan contexts (a </w:t>
            </w:r>
            <w:del w:id="9191" w:author="Claude (AI) - proposed" w:date="2026-10-14T16:33:10Z">
              <w:r>
                <w:rPr>
                  <w:rFonts w:ascii="Arial" w:cs="Arial" w:eastAsia="Arial" w:hAnsi="Arial"/>
                  <w:b w:val="false"/>
                  <w:bCs w:val="false"/>
                  <w:i w:val="false"/>
                  <w:iCs w:val="false"/>
                  <w:color w:val="000000"/>
                  <w:sz w:val="18"/>
                  <w:szCs w:val="18"/>
                </w:rPr>
                <w:delText xml:space="preserve">wheelchair</w:delText>
              </w:r>
            </w:del>
            <w:ins w:id="9192" w:author="Claude (AI) - proposed" w:date="2026-10-14T16:33:10Z">
              <w:r>
                <w:rPr>
                  <w:rFonts w:ascii="Arial" w:cs="Arial" w:eastAsia="Arial" w:hAnsi="Arial"/>
                  <w:b w:val="false"/>
                  <w:bCs w:val="false"/>
                  <w:i w:val="false"/>
                  <w:iCs w:val="false"/>
                  <w:color w:val="000000"/>
                  <w:sz w:val="18"/>
                  <w:szCs w:val="18"/>
                </w:rPr>
                <w:t xml:space="preserve">loading</w:t>
              </w:r>
            </w:ins>
            <w:r>
              <w:rPr>
                <w:rFonts w:ascii="Arial" w:cs="Arial" w:eastAsia="Arial" w:hAnsi="Arial"/>
                <w:b w:val="false"/>
                <w:bCs w:val="false"/>
                <w:i w:val="false"/>
                <w:iCs w:val="false"/>
                <w:color w:val="000000"/>
                <w:sz w:val="18"/>
                <w:szCs w:val="18"/>
              </w:rPr>
              <w:t xml:space="preserve"> ramp at Kisumu County Referral Hospital, a sloped road on a Kericho tea plantation, and a telecommunications mast in Garissa). The lesson follows the 5-phase ARES structure: learners first predict which ratio to choose and estimate an answer, then observe a worked model, then explain by solving in pairs and presenting solutions, then update the Driving Question Board, and finally revise their cumulative triangle model. The lesson places strong emphasis on the decision-making process (SOH-CAH-TOA ratio selection), systematic written working, and contextual interpretation of answers. Pair peer-checking and structured error-discussion are central sensemaking strategies.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rc69tv3ffg4k3kea2xga">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99seoah1vaz6rn1_ny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acw9k70dv2viww2bkkhl">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uz6bpbfbbztg9-aju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three labelled right-angled triangle diagrams on the board (or projected screen), each drawn in a Kenyan context: (A) a ramp at Kisumu County Referral Hospital — the ramp makes a 12° angle with the ground and the horizontal distance along the ground is 6 m; find the length of the ramp surface. (B) A sloped road on a Kericho tea plantation — the road rises at 35° and the vertical height gained is 20 m; find the horizontal distance along the flat ground. (C) A telecom mast in Garissa — the mast is 45 m tall and makes a right angle with the ground; a support wire is anchored 45 m away from the base; find the angle the wire makes with the ground (expect 45°, a special angle). Each learner independently: (1) writes down which side is known and which side is unknown relative to the given angle; (2) states — without calculating — which ratio (sin, cos, or tan) they will use and why; (3) writes a first estimate of the numerical answer. They record all three predictions in their exercise books under the heading 'My Prediction —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three diagrams (hand-drawn on the board or projected). Say: 'Before we calculate anything, I want you to think like a Kenyan surveyor arriving at a site — you look at what you know and decide which tool to reach for. You have 5 minutes working alone. Write: the known side, the unknown side, the ratio you would choose, and a rough estimate of the answer.' Allow 5 minutes of silent individual work. After 5 minutes say: 'Turn to your neighbour and compare your ratio choices — do you agree or disagree? You have 2 minutes.' After pair talk, cold-call 3 learners (one per diagram) to share their ratio choice and reasoning. For each, ask the class: 'Hands up if you chose the same ratio — hands up if you chose differently.' Do NOT confirm or correct answers yet. Say: 'Hold your predictions — we are about to see whether your reasoning holds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Anticipatory prediction with ratio-identification: By requiring learners to name the known side, unknown side, and chosen ratio before any calculation, the teacher activates prior knowledge of SOH-CAH-TOA and forces conscious decision-making. This surfaces common misconceptions (e.g., always reaching for tangent, or confusing opposite and adjacent) so the teacher can address them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5-minute silent work period. Look for: (1) correct labelling of hypotenuse, opposite, adjacent on each diagram — if fewer than half the class labels correctly, pause and re-teach labelling before proceeding; (2) correct ratio selection: Diagram A → cosine (adjacent/hypotenuse, solve for hypotenuse); Diagram B → </w:t>
            </w:r>
            <w:del w:id="9193" w:author="Claude (AI) - proposed" w:date="2026-10-14T16:33:10Z">
              <w:r>
                <w:rPr>
                  <w:rFonts w:ascii="Arial" w:cs="Arial" w:eastAsia="Arial" w:hAnsi="Arial"/>
                  <w:b w:val="false"/>
                  <w:bCs w:val="false"/>
                  <w:i w:val="false"/>
                  <w:iCs w:val="false"/>
                  <w:color w:val="000000"/>
                  <w:sz w:val="18"/>
                  <w:szCs w:val="18"/>
                </w:rPr>
                <w:delText xml:space="preserve">sine (opposite/hypotenuse ... or tan — accept either with valid reasoning)</w:delText>
              </w:r>
            </w:del>
            <w:ins w:id="9194" w:author="Claude (AI) - proposed" w:date="2026-10-14T16:33:10Z">
              <w:r>
                <w:rPr>
                  <w:rFonts w:ascii="Arial" w:cs="Arial" w:eastAsia="Arial" w:hAnsi="Arial"/>
                  <w:b w:val="false"/>
                  <w:bCs w:val="false"/>
                  <w:i w:val="false"/>
                  <w:iCs w:val="false"/>
                  <w:color w:val="000000"/>
                  <w:sz w:val="18"/>
                  <w:szCs w:val="18"/>
                </w:rPr>
                <w:t xml:space="preserve">tangent (opposite and adjacent: horizontal distance = 20 ÷ tan 35° ≈ 28.6 m). A learner who chooses sine is finding the length of the road (20 ÷ sin 35° ≈ 34.9 m), not the horizontal distance: ask 'Which side does the question ask for?'</w:t>
              </w:r>
            </w:ins>
            <w:r>
              <w:rPr>
                <w:rFonts w:ascii="Arial" w:cs="Arial" w:eastAsia="Arial" w:hAnsi="Arial"/>
                <w:b w:val="false"/>
                <w:bCs w:val="false"/>
                <w:i w:val="false"/>
                <w:iCs w:val="false"/>
                <w:color w:val="000000"/>
                <w:sz w:val="18"/>
                <w:szCs w:val="18"/>
              </w:rPr>
              <w:t xml:space="preserve">; Diagram C → tangent or recognition of special angle 45°. Note names of learners who choose incorrectly; target them for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rfult52sks43u1jlqrew">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0wy0smixpzt3mq3my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rvwpqjk3dfy_lxvsjah">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9edlb3jdp9m-ppflcvz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fully narrated live worked example on the board using a NEW problem — the anchoring phenomenon mast: 'A student stands 40 m from the base of the Nakuru transmission mast and measures the angle of elevation to the top as 50°. Find the height of the mast.' The teacher thinks aloud through every step: (1) draw and label the right-angled triangle; (2) identify the known side (adjacent = 40 m) and the unknown side (opposite = height); (3) state explicitly: 'I know adjacent, I want opposite → that is TOA → tan 50° = opposite/adjacent'; (4) rearrange: height = 40 × tan 50°; (5) use mathematical tables or calculator: tan 50° ≈ 1.1918; (6) calculate: height ≈ 40 × 1.1918 ≈ 47.7 m; (7) interpret: 'The mast is approximately 47.7 m tall — no ladder or drone needed.' Learners copy the worked example in full, with annotations, into their exercise books. The teacher then briefly works Diagram A from the Predict phase (the Kisumu ramp) as a second demonstration, asking learners to call out each step while the teacher scribes.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heading 'WORKED EXAMPLE — Nakuru Mast' on the board. Say: 'Watch and listen — I am going to narrate every decision I make, not just the arithmetic. Copy everything.' Work through all 7 steps slowly, pausing after each to ask: 'Why did I choose tangent and not sine or cosine?' [Wait 10 seconds.] Cold-call 1 learner. After completing the mast example say: 'Now let us do the Kisumu ramp together — I will write, you will tell me what to do. What is the first step?' [Wait 10 seconds.] Cold-call 1 learner. Continue this co-construction for the ramp. After completing it say: 'Compare my answer to your prediction. Thumbs up if you were correct, thumbs sideways if you were close, thumbs down if you need to revise your thinking.' Do NOT shame thumbs-down learners; say: 'Thumbs down is the most useful answer — you have just found your learning edge.'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Cognitive modelling with annotated worked examples: The teacher externalises the internal decision-making process (ratio selection, rearrangement, calculator use, interpretation) so learners can observe expert problem-solving. The co-construction of the second example transfers partial responsibility to learners, bridging from teacher model to independent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co-construction of the Kisumu ramp, note whether learners can correctly name: (1) the known angle (12°), (2) the known side (adjacent = 6 m), (3) the unknown side (hypotenuse = ramp length), and (4) the correct ratio (cosine: cos 12° = adjacent/hypotenuse → hypotenuse = 6/cos 12° ≈ 6/0.9781 ≈ 6.13 m). If more than 3 learners call out an incorrect step, stop and re-explain that step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qtwng1yhr7raebe7subz">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gg2cvk2gb55ag76z2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46krsbx1dls06gjhurh">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c3o5fzq6pifaibdc16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printed or board-copied set of four problems (differentiated: Problems 1–2 are accessible, Problems 3–4 are extension). All problems are set in Kenyan contexts: Problem 1 — A ramp at Mombasa port makes a 15° angle with the horizontal. The ramp is 8 m long (hypotenuse). Find the vertical height the ramp rises. </w:t>
            </w:r>
            <w:ins w:id="9195" w:author="Claude (AI) - proposed" w:date="2026-10-14T16:33:10Z">
              <w:r>
                <w:rPr>
                  <w:rFonts w:ascii="Arial" w:cs="Arial" w:eastAsia="Arial" w:hAnsi="Arial"/>
                  <w:b w:val="false"/>
                  <w:bCs w:val="false"/>
                  <w:i w:val="false"/>
                  <w:iCs w:val="false"/>
                  <w:color w:val="000000"/>
                  <w:sz w:val="18"/>
                  <w:szCs w:val="18"/>
                </w:rPr>
                <w:t xml:space="preserve">(Answer: 8 × sin 15° ≈ 8 × 0.2588 ≈ 2.07 m.) </w:t>
              </w:r>
            </w:ins>
            <w:r>
              <w:rPr>
                <w:rFonts w:ascii="Arial" w:cs="Arial" w:eastAsia="Arial" w:hAnsi="Arial"/>
                <w:b w:val="false"/>
                <w:bCs w:val="false"/>
                <w:i w:val="false"/>
                <w:iCs w:val="false"/>
                <w:color w:val="000000"/>
                <w:sz w:val="18"/>
                <w:szCs w:val="18"/>
              </w:rPr>
              <w:t xml:space="preserve">Problem 2 — A maize store in Eldoret has a sloped roof. The roof rises at 30° (a special angle). The horizontal </w:t>
            </w:r>
            <w:del w:id="9196" w:author="Claude (AI) - proposed" w:date="2026-10-14T16:33:10Z">
              <w:r>
                <w:rPr>
                  <w:rFonts w:ascii="Arial" w:cs="Arial" w:eastAsia="Arial" w:hAnsi="Arial"/>
                  <w:b w:val="false"/>
                  <w:bCs w:val="false"/>
                  <w:i w:val="false"/>
                  <w:iCs w:val="false"/>
                  <w:color w:val="000000"/>
                  <w:sz w:val="18"/>
                  <w:szCs w:val="18"/>
                </w:rPr>
                <w:delText xml:space="preserve">span of the roof is 10</w:delText>
              </w:r>
            </w:del>
            <w:ins w:id="9197" w:author="Claude (AI) - proposed" w:date="2026-10-14T16:33:10Z">
              <w:r>
                <w:rPr>
                  <w:rFonts w:ascii="Arial" w:cs="Arial" w:eastAsia="Arial" w:hAnsi="Arial"/>
                  <w:b w:val="false"/>
                  <w:bCs w:val="false"/>
                  <w:i w:val="false"/>
                  <w:iCs w:val="false"/>
                  <w:color w:val="000000"/>
                  <w:sz w:val="18"/>
                  <w:szCs w:val="18"/>
                </w:rPr>
                <w:t xml:space="preserve">distance from the wall to the point directly below the ridge is 6</w:t>
              </w:r>
            </w:ins>
            <w:r>
              <w:rPr>
                <w:rFonts w:ascii="Arial" w:cs="Arial" w:eastAsia="Arial" w:hAnsi="Arial"/>
                <w:b w:val="false"/>
                <w:bCs w:val="false"/>
                <w:i w:val="false"/>
                <w:iCs w:val="false"/>
                <w:color w:val="000000"/>
                <w:sz w:val="18"/>
                <w:szCs w:val="18"/>
              </w:rPr>
              <w:t xml:space="preserve"> m. Find the height of the </w:t>
            </w:r>
            <w:del w:id="9198" w:author="Claude (AI) - proposed" w:date="2026-10-14T16:33:10Z">
              <w:r>
                <w:rPr>
                  <w:rFonts w:ascii="Arial" w:cs="Arial" w:eastAsia="Arial" w:hAnsi="Arial"/>
                  <w:b w:val="false"/>
                  <w:bCs w:val="false"/>
                  <w:i w:val="false"/>
                  <w:iCs w:val="false"/>
                  <w:color w:val="000000"/>
                  <w:sz w:val="18"/>
                  <w:szCs w:val="18"/>
                </w:rPr>
                <w:delText xml:space="preserve">roof above the horizontal span.</w:delText>
              </w:r>
            </w:del>
            <w:ins w:id="9199" w:author="Claude (AI) - proposed" w:date="2026-10-14T16:33:10Z">
              <w:r>
                <w:rPr>
                  <w:rFonts w:ascii="Arial" w:cs="Arial" w:eastAsia="Arial" w:hAnsi="Arial"/>
                  <w:b w:val="false"/>
                  <w:bCs w:val="false"/>
                  <w:i w:val="false"/>
                  <w:iCs w:val="false"/>
                  <w:color w:val="000000"/>
                  <w:sz w:val="18"/>
                  <w:szCs w:val="18"/>
                </w:rPr>
                <w:t xml:space="preserve">ridge above the wall. (Answer: 6 × tan 30° = 2√3 ≈ 3.46 m.)</w:t>
              </w:r>
            </w:ins>
            <w:r>
              <w:rPr>
                <w:rFonts w:ascii="Arial" w:cs="Arial" w:eastAsia="Arial" w:hAnsi="Arial"/>
                <w:b w:val="false"/>
                <w:bCs w:val="false"/>
                <w:i w:val="false"/>
                <w:iCs w:val="false"/>
                <w:color w:val="000000"/>
                <w:sz w:val="18"/>
                <w:szCs w:val="18"/>
              </w:rPr>
              <w:t xml:space="preserve"> Problem 3 — A surveyor in Garissa measures that a telecom tower casts a shadow 32 m long when the sun's angle of elevation is 62°. Find the height of the tower. </w:t>
            </w:r>
            <w:ins w:id="9200" w:author="Claude (AI) - proposed" w:date="2026-10-14T16:33:10Z">
              <w:r>
                <w:rPr>
                  <w:rFonts w:ascii="Arial" w:cs="Arial" w:eastAsia="Arial" w:hAnsi="Arial"/>
                  <w:b w:val="false"/>
                  <w:bCs w:val="false"/>
                  <w:i w:val="false"/>
                  <w:iCs w:val="false"/>
                  <w:color w:val="000000"/>
                  <w:sz w:val="18"/>
                  <w:szCs w:val="18"/>
                </w:rPr>
                <w:t xml:space="preserve">(Answer: 32 × tan 62° ≈ 32 × 1.881 ≈ 60.2 m.) </w:t>
              </w:r>
            </w:ins>
            <w:r>
              <w:rPr>
                <w:rFonts w:ascii="Arial" w:cs="Arial" w:eastAsia="Arial" w:hAnsi="Arial"/>
                <w:b w:val="false"/>
                <w:bCs w:val="false"/>
                <w:i w:val="false"/>
                <w:iCs w:val="false"/>
                <w:color w:val="000000"/>
                <w:sz w:val="18"/>
                <w:szCs w:val="18"/>
              </w:rPr>
              <w:t xml:space="preserve">Problem 4 — A road in the Kericho tea plantation rises 18 m vertically over a horizontal distance of 54 m. Find the angle of inclination of the road (use inverse tangent).</w:t>
            </w:r>
            <w:ins w:id="9201" w:author="Claude (AI) - proposed" w:date="2026-10-14T16:33:10Z">
              <w:r>
                <w:rPr>
                  <w:rFonts w:ascii="Arial" w:cs="Arial" w:eastAsia="Arial" w:hAnsi="Arial"/>
                  <w:b w:val="false"/>
                  <w:bCs w:val="false"/>
                  <w:i w:val="false"/>
                  <w:iCs w:val="false"/>
                  <w:color w:val="000000"/>
                  <w:sz w:val="18"/>
                  <w:szCs w:val="18"/>
                </w:rPr>
                <w:t xml:space="preserve"> (Answer: tan⁻¹(18/54) ≈ 18.4°.)</w:t>
              </w:r>
            </w:ins>
            <w:r>
              <w:rPr>
                <w:rFonts w:ascii="Arial" w:cs="Arial" w:eastAsia="Arial" w:hAnsi="Arial"/>
                <w:b w:val="false"/>
                <w:bCs w:val="false"/>
                <w:i w:val="false"/>
                <w:iCs w:val="false"/>
                <w:color w:val="000000"/>
                <w:sz w:val="18"/>
                <w:szCs w:val="18"/>
              </w:rPr>
              <w:t xml:space="preserve"> Each learner solves all problems they can reach in their exercise book with full working. Partner A solves Problem 1 first while Partner B checks; then they swap roles for Problem 2, and so on. After 18 minutes of pair work, the teacher selects two pairs to present solutions (one accessible, one extension problem) on the board, talking through every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write problems on the board. Say: 'You have 18 minutes. Both of you must write full working in your own book. Partner A solves Problem 1, Partner B checks every line and signs their name at the bottom if they agree. Swap for Problem 2. If you finish all four, check your answers using an alternative method or a different ratio where possible.' Circulate actively. Every 4–5 minutes, pause the class and ask one targeted question to the whole class: 'Without telling me the number — show me on your fingers: 1 for sine, 2 for cosine, 3 for tangent — which ratio did you use for Problem 3?' [Wait 10 seconds, scan responses.] After 18 minutes, say: 'Pens down. Pair at the front — walk us through Problem 1. Tell us every decision, not just every calculation.' After presentation, ask the class: 'Does the answer make physical sense? If the ramp is 8 m long, can its height really be more than 8 m?' Cold-call 2 learners. Repeat for the extension pair presenting Problem 4. After both presentations, explicitly connect back to the phenomenon: 'Problem 3 in Garissa is almost identical to our Nakuru mast. The only difference is that now you are the student who started this unit — you can solve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 peer-checking with contextual sense-making: Requiring each partner to sign off on the other's solution creates accountability and forces articulation of reasoning. Pausing to ask 'does the answer make physical sense?' develops the habit of contextual interpretation — a key NGSS Science and Engineering Practice (using mathematics and computational thinking; engaging in argument from evidence) applied in a mathematics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collect the following specific observables: (1) Is the triangle correctly labelled with O, A, H relative to the named angle? (2) Is the correct ratio written as a fraction equation before any arithmetic? (3) Is the rearrangement algebraically correct? (4) Is the calculator/table value written down explicitly? (5) Is the answer stated with a unit and interpreted in context? If a pair reaches Problem 4 and attempts inverse tangent, check that they write angle = tan⁻¹(18/54) = tan⁻¹(0.333) ≈ 18.4°. Award a 'stretch star' in the margin for any pair that then checks by verifying sin and cos are consistent. Flag any pair that consistently confuses opposite and adjacent for targeted re-teaching in Lesson 7.</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hhubexjseb3effdwcwd8">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0r9jkcocvxi8dvjkse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tpw6rxtqwhmn49drtpmb">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nx-wkap5f228sdk3zmy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Driving Question Board that has been building since Lesson 1. Each learner writes one sticky note (or an entry in their DQB section of their exercise book) responding to the prompt: 'What can I now calculate about the Nakuru mast — or any similar structure — that I could NOT calculate at the start of this unit?' A second prompt is added today for the first time: 'What does solving a right-angled triangle completely mean — and can we now do it?' Learners post or record both responses. The teacher reads three aloud, highlighting how today's lesson allows a full solution: given one side and one angle, all remaining sides and angles are now findable. The class also reviews the DQB column 'Questions we still have' and identifies any that today's lesson has answered or partially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'The board has been growing for five lessons. Today is a turning point. Write two things on your sticky note: first, what you can now calculate that you could not before; second, whether you think we can now fully solve the Nakuru mast problem from Lesson 1.' Give 3 minutes for writing. Collect or have learners post notes. Read three notes aloud (choose one confident, one developing, one that identifies a remaining gap). Say: 'This learner says we can find the height of the mast using tangent — correct. This learner asks: what if we only knew two sides and no angle? </w:t>
            </w:r>
            <w:del w:id="9202" w:author="Claude (AI) - proposed" w:date="2026-10-14T16:33:10Z">
              <w:r>
                <w:rPr>
                  <w:rFonts w:ascii="Arial" w:cs="Arial" w:eastAsia="Arial" w:hAnsi="Arial"/>
                  <w:b w:val="false"/>
                  <w:bCs w:val="false"/>
                  <w:i w:val="false"/>
                  <w:iCs w:val="false"/>
                  <w:color w:val="000000"/>
                  <w:sz w:val="18"/>
                  <w:szCs w:val="18"/>
                </w:rPr>
                <w:delText xml:space="preserve">We do not know that yet — that is a great question for Lesson 7</w:delText>
              </w:r>
            </w:del>
            <w:ins w:id="9203" w:author="Claude (AI) - proposed" w:date="2026-10-14T16:33:10Z">
              <w:r>
                <w:rPr>
                  <w:rFonts w:ascii="Arial" w:cs="Arial" w:eastAsia="Arial" w:hAnsi="Arial"/>
                  <w:b w:val="false"/>
                  <w:bCs w:val="false"/>
                  <w:i w:val="false"/>
                  <w:iCs w:val="false"/>
                  <w:color w:val="000000"/>
                  <w:sz w:val="18"/>
                  <w:szCs w:val="18"/>
                </w:rPr>
                <w:t xml:space="preserve">Problem 4 showed one way, the inverse tangent, and pairs who reached it can explain it to the class. Lesson 7 uses these tools on angles of elevation and depression</w:t>
              </w:r>
            </w:ins>
            <w:r>
              <w:rPr>
                <w:rFonts w:ascii="Arial" w:cs="Arial" w:eastAsia="Arial" w:hAnsi="Arial"/>
                <w:b w:val="false"/>
                <w:bCs w:val="false"/>
                <w:i w:val="false"/>
                <w:iCs w:val="false"/>
                <w:color w:val="000000"/>
                <w:sz w:val="18"/>
                <w:szCs w:val="18"/>
              </w:rPr>
              <w:t xml:space="preserve">.' Write any new genuine questions on the DQB 'still wondering' column. Explicitly point to the driving question displayed in the room: 'How can we use the angles and one side of a right-angled triangle to find any unknown height or distance?' Ask: 'Can we now answer this?' [Wait 10 seconds.] Cold-call 2 learners for a full-sentence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review: Returning to the DQB makes the arc of learning visible. Learners see that questions they could not answer in Lesson 1 are now answerable, building self-efficacy (a core CBC competency). Identifying remaining gaps (e.g., finding an angle from two sides) creates authentic motivation for Lesson 7 (</w:t>
            </w:r>
            <w:del w:id="9204" w:author="Claude (AI) - proposed" w:date="2026-10-14T16:33:10Z">
              <w:r>
                <w:rPr>
                  <w:rFonts w:ascii="Arial" w:cs="Arial" w:eastAsia="Arial" w:hAnsi="Arial"/>
                  <w:b w:val="false"/>
                  <w:bCs w:val="false"/>
                  <w:i w:val="false"/>
                  <w:iCs w:val="false"/>
                  <w:color w:val="000000"/>
                  <w:sz w:val="18"/>
                  <w:szCs w:val="18"/>
                </w:rPr>
                <w:delText xml:space="preserve">inverse trigonometric ratios</w:delText>
              </w:r>
            </w:del>
            <w:ins w:id="9205" w:author="Claude (AI) - proposed" w:date="2026-10-14T16:33:10Z">
              <w:r>
                <w:rPr>
                  <w:rFonts w:ascii="Arial" w:cs="Arial" w:eastAsia="Arial" w:hAnsi="Arial"/>
                  <w:b w:val="false"/>
                  <w:bCs w:val="false"/>
                  <w:i w:val="false"/>
                  <w:iCs w:val="false"/>
                  <w:color w:val="000000"/>
                  <w:sz w:val="18"/>
                  <w:szCs w:val="18"/>
                </w:rPr>
                <w:t xml:space="preserve">angles of elevation and depression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sticky notes quickly before the next phase. Assess whether learners can: (1) correctly name the ratio used to solve the original mast problem (tan); (2) state the answer (≈ 47.7 m) with a unit and interpretation; (3) articulate at least one genuine remaining question. If most notes are vague ('I learned trig'), probe with: 'Can you write the equation you would use? Try it now in your book.' This reveals whether understanding is procedural or conceptual.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ojbkph2fxqfhvkvzm2js">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3cu41lp4gmmu_eqqis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rha4rkkcnt-gboxvr4ev">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8e4bkpoiotn4xpksk-x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annotated diagram they have been building across the unit — a right-angled triangle representing the Nakuru mast scenario. Today they make three additions: (1) They write the full solution pathway as a flow-chart arrow sequence inside the diagram: 'Know angle + adjacent → use TAN → rearrange → calculate → interpret.' (2) They add a second version of the diagram with the angle and opposite side known, and label the new solution pathway: 'Know angle + opposite → use SIN → rearrange → calculate → interpret.' (3) They write a general decision rule in a box next to the diagram: 'To choose the ratio: identify O, A, H. Identify what you KNOW and what you WANT. Use SOH if O and H, CAH if A and H, TOA if O and A.' Below the diagram, learners write one sentence connecting the model to the driving question: 'Using trigonometry, a Kenyan engineer standing 40 m from the base of a mast, measuring a 50° angle of elevation, can calculate the mast is approximately 47.7 m tall without any climbing equipment.'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triangle model from Lesson 1. Today we are making it a complete problem-solving tool, not just a diagram. You have 10 minutes to add the three items I am writing on the board.' Write the three items clearly. Circulate and check that flow-chart arrows are logical and that the decision rule box is correctly worded. After 10 minutes, ask learners to hold up their models. Do a quick visual scan for the decision rule box. Cold-call 1 learner to read their driving-question connection sentence aloud. Say: 'By Lesson 8, your model will be complete enough to answer any height-or-distance problem in Kenya — from a Mombasa port crane to a Maasai Mara balloon launch.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Iteratively building a single model across lessons externalises conceptual growth and makes the logical structure of trigonometric problem-solving (identify → choose → rearrange → calculate → interpret) visible and retrievable. The decision rule box operationalises SOH-CAH-TOA as a genuine thinking tool rather than a mnemonic divorced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following specific indicators in each learner's model: (1) Flow-chart arrows are in the correct logical order (identify sides → choose ratio → write equation → rearrange → evaluate → interpret). (2) The decision rule box distinguishes all three cases correctly (SOH, CAH, TOA). (3) The driving-question sentence contains a specific number, a unit, and a real-world interpretation. Learners whose models are missing any of these are flagged for the opening review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Ratio selection — Did the majority of learners correctly identify which ratio to use for each problem before calculating, or were they guessing and back-checking? If ratio selection is still uncertain for more than one-third of the class, begin Lesson 7 with a 5-minute 'ratio sorting' warm-up using rapid-fire diagram prompts. (2) Rearrangement errors — Were errors mostly in the trigonometric ratio selection or in the algebraic rearrangement (e.g., writing tan 50° = 40/h instead of h/40)? If rearrangement is the bottleneck, prepare a short algebra-of-ratios drill for the start of Lesson 7. (3) Contextual interpretation — Did learners spontaneously check whether answers made physical sense (e.g., the height of a hospital ramp cannot exceed the ramp length), or did this only happen when explicitly prompted? Build a 'does this answer make sense?' habit into every subsequent lesson's routine. (4) Pair dynamics — Did both partners in each pair genuinely engage, or did stronger learners dominate? Consider reassigning pairs for Lesson 7 based on today's circulating observations. (5) DQB quality — Were the new questions added to the DQB specific and mathematical (e.g., 'How do we find an angle when we know two sides?') or vague? Specific questions confirm deep engagement; vague questions suggest the DQB routine needs more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dinzcoxtdgm0nex7pwq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6udb7s8zssv7qtbx7li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Angles of Elevation and Depression: Solving Real Height-and-Distance Problems Across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trigonometric ratios to angles of elevation and depression in order to solve real-life height-and-distance problems relevant to Kenyan contexts in construction, surveying, and everyday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definition of angle of elevation as the angle measured upward from the horizontal to a line of sight; (2) the definition of angle of depression as the angle measured downward from the horizontal to a line of sight; (3) that alternate interior angles mean the angle of elevation from point A to point B equals the angle of depression from point B to point A; (4) the step-by-step method for setting up a right-angled triangle from an elevation or depression scenario and selecting the correct trigonometric ratio (sine, cosine, or tangent) to find an unknown side.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labelled diagrams showing angles of elevation and depression for a given scenario; (2) identify the observer, object, horizontal line, and angle in a word problem; (3) select and correctly apply tan, sin, or cos to find unknown heights or distances; (4) present a logical, step-by-step solution and explain each step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trigonometry is a practical Kenyan engineering and surveying tool, not merely an abstract school topic; (2) show confidence in tackling multi-step mathematical problems; (3) value collaborative problem-solving and the contribution of every group member.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Learners now possess all four trigonometric tools — sine, cosine, tangent, and special angles — and today they deploy those tools on the exact class of problems that launched the unit. The anchoring phenomenon (the Nakuru Power mast) is revisited head-on: learners now have everything they need to solve it. The Mombasa Fort Jesus cliff supporting phenomenon adds a depression scenario. By the end of the lesson, the driving question is effectively answered and learners are ready for Lesson 8's consolidation and reflection.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outdoor measurement is conducted in this lesson. All scenarios are paper-based or digital. If a teacher chooses to do an optional outdoor estimation activity, learners must remain within the school compound, work in supervised pairs, and not stand near roads, fences, or unstable structures. Calculators and mathematical tables are the only equipment required indoors.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capstone evidence-gathering lesson for Sub-Strand 2.4 Trigonometry 1. The teacher reopens the anchoring phenomenon — the Kenya Power transmission mast photographed near a school in Nakuru County — and asks learners whether they can now answer the question posed on Day 1: "How tall is that mast?" Learners predict using their accumulated trigonometric knowledge, then collaboratively define and diagram angles of elevation and depression. Through a structured Observe phase (annotated diagrams + a worked demonstration), learners build a replicable four-step method. They then solve a graded set of three Kenya-context problems — a flag pole in Nairobi (elevation), a building viewed across a Kisumu street (elevation), and a boat's distance from the Fort Jesus cliff in Mombasa (depression) — in groups, before presenting solutions. The DQB is updated to mark the driving question as substantially answered, and learners revise their cumulative right-triangle models to show observer position, horizontal line, and angle arc. KICD Specific Learning Outcome (e): apply trigonometric ratios to angles of elevation and depression is the primary focus, with outcome (f): reflect on the use of trigonometry in real-life situations also addressed.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zqo5dpdln49oxseqf-fr">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lja3pewpmbwpmd4tkz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paisvebp_mtufusk41vl">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0-qiftjn9rbfz9nw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anchoring phenomenon photograph of the Nakuru County Kenya Power transmission mast </w:t>
            </w:r>
            <w:del w:id="9206" w:author="Claude (AI) - proposed" w:date="2026-10-14T16:33:10Z">
              <w:r>
                <w:rPr>
                  <w:rFonts w:ascii="Arial" w:cs="Arial" w:eastAsia="Arial" w:hAnsi="Arial"/>
                  <w:b w:val="false"/>
                  <w:bCs w:val="false"/>
                  <w:i w:val="false"/>
                  <w:iCs w:val="false"/>
                  <w:color w:val="000000"/>
                  <w:sz w:val="18"/>
                  <w:szCs w:val="18"/>
                </w:rPr>
                <w:delText xml:space="preserve">for the first time since Lesson 1</w:delText>
              </w:r>
            </w:del>
            <w:ins w:id="9207" w:author="Claude (AI) - proposed" w:date="2026-10-14T16:33:10Z">
              <w:r>
                <w:rPr>
                  <w:rFonts w:ascii="Arial" w:cs="Arial" w:eastAsia="Arial" w:hAnsi="Arial"/>
                  <w:b w:val="false"/>
                  <w:bCs w:val="false"/>
                  <w:i w:val="false"/>
                  <w:iCs w:val="false"/>
                  <w:color w:val="000000"/>
                  <w:sz w:val="18"/>
                  <w:szCs w:val="18"/>
                </w:rPr>
                <w:t xml:space="preserve">again</w:t>
              </w:r>
            </w:ins>
            <w:r>
              <w:rPr>
                <w:rFonts w:ascii="Arial" w:cs="Arial" w:eastAsia="Arial" w:hAnsi="Arial"/>
                <w:b w:val="false"/>
                <w:bCs w:val="false"/>
                <w:i w:val="false"/>
                <w:iCs w:val="false"/>
                <w:color w:val="000000"/>
                <w:sz w:val="18"/>
                <w:szCs w:val="18"/>
              </w:rPr>
              <w:t xml:space="preserve">. Each learner silently re-reads the original scenario (a student standing 40 m from the base estimates the angle to the top is roughly 50°) written on the board. They individually write on a sticky note or in their exercise books: (1) 'I now KNOW I can find the height using ___'; (2) 'The ratio I would choose is ___ because ___'; (3) 'My predicted height of the mast is approximately ___ m.' Learners then do a Think-Pair-Share: they compare predictions with a neighbour, negotiate whose reasoning is stronger, and agree on a joint answer. Two pairs are cold-called to share. The teacher records all predicted values on the board without evaluating them. Learners are told: 'We will calculate the exact answer together during this lesson and check back against your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mast photograph prominently (printed A3 or projected). Teacher reads aloud: 'Cast your mind back to Day 1. You told me you could NOT solve this problem. Today I want you to prove that you CAN.' Teacher writes the two scenario values clearly: horizontal distance = 40 m, angle of elevation ≈ 50°. Teacher instructs: 'Individually, silently — 2 minutes — write your three answers on your sticky note. No talking yet.' [WAIT 2 minutes. Circulate, glance at responses to gauge spread of ideas.] Teacher then says: 'Now turn to your neighbour. You have 90 seconds to agree on one joint answer. Go.' [WAIT 90 seconds.] Teacher cold-calls EXACTLY 4 pairs using name cards (not volunteers): 'Akinyi and Omondi — what ratio did you choose and why?' After each pair, teacher scribes their predicted height on the board in a column headed 'Our Predictions' without comment. Teacher then says: 'Keep those predictions visible. By the end of today you will know who was right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Prediction Accountability. Revisiting the anchoring phenomenon forces learners to consciously audit what they have learned over Lessons 1–6 and select the relevant tool (tangent ratio, since opposite and adjacent are involved). Recording predictions publicly creates cognitive accountability — learners are motivated to resolve the tension between their prediction and the correct answer, which deepens encoding of the correct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prediction with a ratio named and a reason given. Teacher scans sticky notes during the 2-minute silent period. Red flag: any learner who writes 'sine' or 'cosine' without a diagram — teacher makes a mental note to probe that learner during Phase 2. Green flag: learners who correctly identify tan(50°) = h/40 and predict h ≈ 47.7 m are ready for the depression extension problem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_sgpadct8u8kofdzueix">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vx5qnkjqrn4k84nflh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_awg92ak3f1nbak6stjz">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7qhqdiypjk_1lytj9fd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Diagram Construction (8 min): Each learner draws two diagrams in their exercise book side by side, guided by the teacher's step-by-step narration. Left diagram: 'Angle of Elevation' — a horizontal line, an observer at the left end (labelled 'Observer / Eye Level'), a tall object at the right (labelled 'Top of Mast'), a rising line of sight, and a marked acute angle θ between the horizontal and the line of sight, with the label 'Angle of Elevation'. Right diagram: 'Angle of Depression' — an observer standing on a raised position (labelled 'Top of Fort Jesus Cliff, Mombasa'), a horizontal line extending from the observer's eye, a boat at sea level below and to the right, a descending line of sight, and the angle θ between the horizontal and the descending line of sight, labelled 'Angle of Depression'. Learners annotate: 'measured UPWARD from horizontal' (elevation) and 'measured DOWNWARD from horizontal' (depression)</w:t>
            </w:r>
            <w:ins w:id="9208" w:author="Claude (AI) - proposed" w:date="2026-10-14T16:33:10Z">
              <w:r>
                <w:rPr>
                  <w:rFonts w:ascii="Arial" w:cs="Arial" w:eastAsia="Arial" w:hAnsi="Arial"/>
                  <w:b w:val="false"/>
                  <w:bCs w:val="false"/>
                  <w:i w:val="false"/>
                  <w:iCs w:val="false"/>
                  <w:color w:val="000000"/>
                  <w:sz w:val="18"/>
                  <w:szCs w:val="18"/>
                </w:rPr>
                <w:t xml:space="preserve">. Learners may add the Kiswahili term they use beside each label (for example mwinuko for elevation) and the class agrees one term for each on the word wall started in Lesson 2</w:t>
              </w:r>
            </w:ins>
            <w:r>
              <w:rPr>
                <w:rFonts w:ascii="Arial" w:cs="Arial" w:eastAsia="Arial" w:hAnsi="Arial"/>
                <w:b w:val="false"/>
                <w:bCs w:val="false"/>
                <w:i w:val="false"/>
                <w:iCs w:val="false"/>
                <w:color w:val="000000"/>
                <w:sz w:val="18"/>
                <w:szCs w:val="18"/>
              </w:rPr>
              <w:t xml:space="preserve">. Teacher draws identical diagrams on the board. Part B — Worked Demonstration (12 min): Teacher walks through the Nakuru mast problem live, narrating each of four explicit steps: Step 1 — Draw and label the right triangle (identify Observer, Object, Right Angle). Step 2 — Label the known side (adjacent = 40 m) and the unknown side (opposite = h). Step 3 — Identify the correct ratio: tan(θ) = opposite/adjacent, so tan(50°) = h/40. Step 4 — Solve: h = 40 × tan(50°) = 40 × 1.1918 ≈ 47.7 m. Teacher then revisits the class prediction board: 'Which group was closest? Let's see.' Teacher also demonstrates the depression analogy using the Fort Jesus cliff scenario (cliff height 20 m, angle of depression to a dhow = 35°): Step 1–4 repeated, showing that the horizontal distance = 20/tan(35°) ≈ 28.6 m. Learners copy the four steps as a boxed 'Method Card'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says: 'Open your books to a fresh double page. On the left half, draw a horizontal line — this is the ground, or sea level, or any flat reference. Put a small stick figure on the left. Now I will tell you what to add.' Teacher narrates each element, draws simultaneously on the board, pauses after each element: 'Add yours. Raise your hand when you have it.' [WAIT 10 seconds after each element. Scan room.] Teacher cold-calls 2 learners to describe their diagram aloud before moving to the depression diagram. For Part B, teacher writes the four steps on the board as a numbered list BEFORE solving, then fills in each step while narrating: 'I am choosing tangent — not sine, not cosine — because I have the ADJACENT side and I want the OPPOSITE side, and the angle is between them.' Teacher pauses at Step 4 and says: 'What does 40 × tan(50°) equal? Use your tables or calculator — 30 seconds.' [WAIT 30 seconds.] Cold-calls 3 individual learners for the value of tan(50°) before revealing the answer. </w:t>
            </w:r>
            <w:ins w:id="9209" w:author="Claude (AI) - proposed" w:date="2026-10-14T16:33:10Z">
              <w:r>
                <w:rPr>
                  <w:rFonts w:ascii="Arial" w:cs="Arial" w:eastAsia="Arial" w:hAnsi="Arial"/>
                  <w:b w:val="false"/>
                  <w:bCs w:val="false"/>
                  <w:i w:val="false"/>
                  <w:iCs w:val="false"/>
                  <w:color w:val="000000"/>
                  <w:sz w:val="18"/>
                  <w:szCs w:val="18"/>
                </w:rPr>
                <w:t xml:space="preserve">For the Fort Jesus demonstration, draw the horizontal line at the cliff top and mark the 35° angle of depression DOWNWARD from it. Then draw the ground line from the foot of the cliff to the dhow and show that the same 35° angle appears inside the triangle at the dhow (alternate angles between the two horizontal lines). Say: 'The angle of depression at the top equals the angle of elevation at the dhow. So the cliff, 20 m, is OPPOSITE the 35° angle, and the distance d is ADJACENT: tan 35° = 20 ÷ d.' If a learner writes the 35° inside the triangle at the top, ask: 'From which line is an angle of depression measured, the horizontal or the cliff?' </w:t>
              </w:r>
            </w:ins>
            <w:r>
              <w:rPr>
                <w:rFonts w:ascii="Arial" w:cs="Arial" w:eastAsia="Arial" w:hAnsi="Arial"/>
                <w:b w:val="false"/>
                <w:bCs w:val="false"/>
                <w:i w:val="false"/>
                <w:iCs w:val="false"/>
                <w:color w:val="000000"/>
                <w:sz w:val="18"/>
                <w:szCs w:val="18"/>
              </w:rPr>
              <w:t xml:space="preserve">Teacher ends Part B by pointing to the prediction board: 'Akinyi predicted 48 m. Our answer is 47.7 m. Akinyi, what did you do right?' [WAIT 10 seconds for Akinyi to respond.]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Modelling with Annotated Diagrams (I Do). Research and NGSS Science and Engineering Practice 2 (Developing and Using Models) support having learners construct their own diagrams rather than only copying teacher diagrams. The side-by-side elevation/depression diagram forces learners to notice the structural symmetry: both situations produce the same right triangle — only the observer's position (below or above the object) differs. The four-step Method Card gives learners a transferable algorithm they can apply to any future elevation/depression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diagrams contain all six elements: observer, object, horizontal line, right angle marker, angle arc, and angle label. Teacher circulates during Part A and uses a quick 3-finger check — learners hold up 1 finger (need help), 2 fingers (mostly there), 3 fingers (confident) after drawing each diagram. In Part B, the cold-call on tan(50°) value reveals whether learners can use tables/calculators fluently. Red flag: learners who cannot locate tan(50°) in tables need a targeted 60-second peer-help intervention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rgpv0irlvgrelfoenfgm">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giy3_-vah1tyqvg29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iiao1mzzhmaj3xpgsy3m">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uh4rlmkq2r-rheyvn5g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a graded problem set. Each group receives a printed or board-displayed card with three problems, increasing in difficulty: Problem 1 (Elevation — Nairobi): A flagpole stands in the grounds of Uhuru Park, Nairobi. A visitor standing 15 m from the base of the pole looks up at an angle of elevation of 62° to see the top of the flag. Calculate the height of the flagpole. (Answer: h = 15 × tan(62°) ≈ 28.2 m.) Problem 2 (Elevation — Kisumu): From a point on the ground across a street in Kisumu, a surveyor measures the angle of elevation to the top of a five-storey building as 38°. The horizontal distance from the surveyor to the building is 42 m. Find the height of the building. (Answer: h = 42 × tan(38°) ≈ 32.8 m.) Problem 3 (Depression — Mombasa): A tourist stands at the top of the Fort Jesus cliff, which is 27 m above sea level. She looks down at a traditional dhow sailing past at sea level and measures the angle of depression as 41°. How far is the dhow from the base of the cliff? (Answer: d = 27/tan(41°) ≈ 31.1 m.) Each group must: (a) draw a labelled diagram for each problem; (b) write all four method steps; (c) show full working including the trigonometric ratio selected and why; (d) write a one-sentence answer in context ('The flagpole is approximately 28.2 m tall.'). After group work (15 min), one group presents each problem to the class (5 min), and the class peer-assesses using a simple three-criterion checklist: correct diagram ✓, correct ratio choice ✓, correct arithmetic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assigns groups before distributing the problem card. Teacher says: 'Each group does ALL three problems. Every member must be able to explain any step — because I will cold-call individuals, not just group reporters, during presentations.' Teacher circulates with a targeted sequence: first 3 minutes — visit every group to check that diagrams are being drawn (not skipped). If a group jumps straight to algebra without a diagram, teacher says: 'Stop. Rule 1 of our method — what is it?' [WAIT 10 seconds.] From minute 4–15, teacher spends approximately 3 minutes per zone of the room, asking probing questions: 'Why did you choose tangent and not sine here?', 'Where is your right angle in this diagram?', 'What does the 27 represent — opposite or adjacent?' For Problem 3, teacher anticipates the common error of setting up tan(41°) = d/27 instead of tan(41°) = 27/d. Teacher pre-empts this by asking during circulation: 'In a depression problem, which side is the height of the cliff — opposite or adjacent?' During presentations, teacher cold-calls one non-presenting group member after each presentation: 'Kamau — do you agree with their diagram for Problem 2? Show us on the board what you would change, if anything.' [WAIT 15 seconds.] Teacher concludes Phase 3 by returning to the prediction board and confirming the mast answer officially: 'The mast near the school in Nakuru is approximately 47.7 m tall. We did not need a ladder, a drone, or a guess. We needed one angle and one distance — and trigonometry.'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with Graded Scaffolding (We Do → You Do). Problems 1 and 2 are structurally identical to the worked example (elevation, find height, tan = opp/adj), giving learners immediate success. Problem 3 introduces depression and requires learners to invert the ratio (tan = opp/adj becomes d = opp/tan), creating productive struggle. The peer-assessment checklist (NGSS Practice 6: Constructing Explanations) makes the success criteria explicit and transfers evaluative authority to learners, reinforcing metacognition.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teacher checks that every group's diagram for Problem 3 shows the observer ABOVE the object and the angle measured DOWNWARD from horizontal. Groups that draw the angle upward have confused elevation with depression and need immediate re-teaching. Presentation peer-assessment data: if more than 2 groups mark 'incorrect ratio choice' for a presenting group, teacher pauses for a whole-class clarification before moving on. Exit signal: every learner must show their Method Card with all four steps filled in correctly before the class transitions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wn3ye3pgu8urcrisnkxf">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rhn0n_wkc6mwdeskemz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6z4da70uth2ygxv5gifs">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czjfshypsknusqouxf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which has been displayed since Lesson 1. Learners are given three different coloured sticky notes: GREEN = 'We can now answer this', YELLOW = 'We have partially answered this', RED = 'We still need more evidence.' Working individually (2 minutes), each learner categorises the sub-questions already on the DQB. They then share with a partner (1 minute). The class discusses as a whole: the driving question itself — 'How can we use angles and one side of a right-angled triangle to find any unknown height or distance?' — is now marked GREEN by the teacher with a star. Learners are asked to contribute two new statements to the DQB: (1) a 'We now know…' statement connecting today's learning to a real Kenyan application; (2) a 'We still wonder…' question looking forward (e.g., 'Can trigonometry work for non-right-angled triangles?', 'What happens when the angle is greater than 90°?'). Three learners share their 'We still wonder' questions aloud; teacher affirms these as the gateway to future mathematics study (Trigonometry 2, Grade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uncovers the original driving question on the DQB (which may have been partially covered or marked 'NOT YET ANSWERED' since Lesson 1). Teacher says: '</w:t>
            </w:r>
            <w:del w:id="9210" w:author="Claude (AI) - proposed" w:date="2026-10-14T16:33:10Z">
              <w:r>
                <w:rPr>
                  <w:rFonts w:ascii="Arial" w:cs="Arial" w:eastAsia="Arial" w:hAnsi="Arial"/>
                  <w:b w:val="false"/>
                  <w:bCs w:val="false"/>
                  <w:i w:val="false"/>
                  <w:iCs w:val="false"/>
                  <w:color w:val="000000"/>
                  <w:sz w:val="18"/>
                  <w:szCs w:val="18"/>
                </w:rPr>
                <w:delText xml:space="preserve">Seven lessons ago</w:delText>
              </w:r>
            </w:del>
            <w:ins w:id="9211" w:author="Claude (AI) - proposed" w:date="2026-10-14T16:33:10Z">
              <w:r>
                <w:rPr>
                  <w:rFonts w:ascii="Arial" w:cs="Arial" w:eastAsia="Arial" w:hAnsi="Arial"/>
                  <w:b w:val="false"/>
                  <w:bCs w:val="false"/>
                  <w:i w:val="false"/>
                  <w:iCs w:val="false"/>
                  <w:color w:val="000000"/>
                  <w:sz w:val="18"/>
                  <w:szCs w:val="18"/>
                </w:rPr>
                <w:t xml:space="preserve">In Lesson 1</w:t>
              </w:r>
            </w:ins>
            <w:r>
              <w:rPr>
                <w:rFonts w:ascii="Arial" w:cs="Arial" w:eastAsia="Arial" w:hAnsi="Arial"/>
                <w:b w:val="false"/>
                <w:bCs w:val="false"/>
                <w:i w:val="false"/>
                <w:iCs w:val="false"/>
                <w:color w:val="000000"/>
                <w:sz w:val="18"/>
                <w:szCs w:val="18"/>
              </w:rPr>
              <w:t xml:space="preserve">, I asked you this question. Akinyi, read it aloud for the class.' [WAIT for Akinyi to read.] Teacher then asks: 'Show me — green, yellow, or red — what colour does this question get TODAY?' [WAIT 10 seconds. Scan the room — expect mostly GREEN cards.] Teacher places a large green star on the driving question card and says: 'Agreed. We have answered it. But look at your RED cards — what is still open?' Teacher cold-calls 3 learners with RED cards to read their residual questions. Teacher scripts these onto the DQB under a new section headed 'Beyond Grade 10 — Our New Questions.' Teacher says: 'These are not failures. These are the doors that trigonometry opens. A surveyor in Rift Valley, a structural engineer in Nairobi, a navigator on Lake Victoria — they all started by asking exactly these kinds of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(Making Thinking Visible). The colour-coding protocol makes each learner's epistemic state externally visible and forces individual metacognitive judgment. Publicly marking the driving question GREEN is a powerful ritual closure that validates seven lessons of cumulative evidence-gathering. The 'We still wonder' contributions sustain intellectual curiosity and prevent premature cognitive closure, positioning Lesson 8 (reflection and consolidation) as meaningful rather than merely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at least one GREEN card statement and one 'We still wonder' question. Teacher scans the yellow and red cards to identify any learner who still feels the driving question is unanswered (yellow or red card for the main question). These learners are flagged for a 5-minute check-in during Lesson 8. Red flag: if more than 20% of learners give the driving question a yellow card, the teacher should use the first 5 minutes of Lesson 8 to revisit the mast calculation collectively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uriwcojtt_8o8jii5zct">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hsbrc3eo4dwg_oe-l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3fae1wgwjasdltdaqgb">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dnerxkfqtsqxp5tou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that they have been revising since Lesson 1 (a labelled diagram showing the Nakuru mast scenario with sin, cos, tan ratios, special angle values, and complementary angle notes added in previous lessons). Today they add a final layer: (1) They draw a small observer figure at the base of the triangle, add a horizontal dashed line from the observer's eye level, mark the angle of elevation arc (θ) between the horizontal and the hypotenuse, and label it 'Angle of Elevation'. (2) They add a second scenario inset (a smaller diagram) showing the depression version: observer on top, horizontal dashed line, angle of depression arc (θ) marked downward, and the label 'Angle of Depression = Angle of Elevation (alternate interior angles)'. (3) They add the four-step Method Card as a text box beside the triangle. Learners write one final sentence at the bottom of their model: 'Using tan(50°) and the 40 m base of the Nakuru mast, I can calculate the height is approximately 47.7 m — without climbing it.' Models are signed and dated. In Lesson 8, these models will be used as the primary review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'Take out your cumulative model — the one you have been building since Lesson 1. Today we complete it.' Teacher projects a sample completed model (hand-drawn on chart paper or digitally displayed) that shows all layers from Lessons 1–7. Teacher narrates: 'Notice how every lesson added one more layer. Today we add the observer, the horizontal, and the angle arc — because that is exactly what elevation and depression require you to identify first.' Teacher circulates as learners draw, specifically checking: (a) that the angle arc is drawn between the horizontal and the line of sight (not between the line of sight and the vertical), and (b) that the alternate-interior-angle equivalence is noted. Teacher says to the class: 'When you are done, hold up your model. I want to see that arc in the right place.' [WAIT 15 seconds. Scan.] Teacher cold-calls 2 learners to explain their depression inset to the class. Teacher closes the lesson: 'Next lesson — Lesson 8 — you will use this model, your DQB, and everything from this unit to consolidate, reflect, and show what you know.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The cumulative model is the physical embodiment of the entire unit's evidence sequence. Adding the observer figure and horizontal reference line to the triangle is not cosmetic — it transforms an abstract geometric shape into a situated observational tool, making explicit the connection between the mathematical model and the real-world act of looking up (or down) at an object. The alternate-interior-angle note (elevation = depression) is a high-leverage insight that prevents a persistent misconception in future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model contains all seven lesson layers. Teacher uses a 'model gallery walk' in the final 3 minutes — learners lay their models on their desks and walk past two neighbours' models, placing a tick (✓) if they can see the angle arc in the correct position between the horizontal and the line of sight. Any model without a tick from two peers is flagged for teacher review. This peer-validation step also embeds NGSS Practice 7 (Engaging in Argument from Evidence) at a low-stakes level appropriate for end-of-lesson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LINK: When learners returned to the Nakuru mast prediction in Phase 1, how confident were they? Did most correctly identify tan(50°) = h/40, or did some still reach for sine or cosine? What does this reveal about how well the unit's evidence sequence built the conceptual hierarchy of ratio selection? (2) DIAGRAM DISCIPLINE: Did learners draw the diagram before writing algebra, or did some skip straight to numbers? Diagram-skipping is a strong predictor of errors in depression problems — what classroom norms would reinforce the diagram-first habit? (3) DEPRESSION MISCONCEPTION: In Problem 3 (Fort Jesus), how many groups initially set up tan(41°) = d/27 (inverted ratio)? If more than two groups made this error, consider opening Lesson 8 with a 10-minute re-teaching of the depression diagram before consolidation. (4) DQB QUALITY: Were learners' 'We still wonder' questions mathematically productive (e.g., non-right triangles, obtuse angles, three-dimensional problems) or superficial (e.g., 'What is trigonometry?')? Productive questions suggest learners have genuinely internalised the unit's conceptual arc. (5) MODEL COMPLETENESS: Did any learners struggle to locate the angle arc between the horizontal and the line of sight rather than between the line of sight and the vertical? This confusion conflates the angle of elevation with its complement and must be explicitly resolved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the teacher model a live four-step solution to the anchoring phenomenon (mast height ≈ 47.7 m) and a depression problem (dhow distance ≈ 28.6 m), then observed three peer-group presentations of graded Kenya-context problems (Nairobi flagpole, Kisumu building, Mombasa cliff).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vrqujtlzckhgcwfwup1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v5k_87ciefebxlqa1kh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Synthesis, Real-Life Applications, and DQB Review — Solving the Nakuru Mast at Last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experience the full resolution of the anchoring phenomenon by calculating the height of the Nakuru Kenya Power mast, demonstrate integrated mastery of all sub-strand concepts through an independent multi-step assessment task set on the shores of Lake Victoria, and complete a final Driving Question Board review that maps the journey of their mathematical understanding across all eight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all trigonometric ratios (SOH-CAH-TOA) correctly in a multi-step problem involving both an angle of elevation and an angle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the complementary-angle relationship sin θ = cos(90° − θ) and the identity tan θ = sin θ / cos θ and use them to check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use exact values for special angles (30°, 45°, 60°) where appropriate.</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at least two Kenyan professions (e.g., land surveyor, civil engineer, architect, Kenya Power technician) and explain precisely how they use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Independently draw and label a clear right-angled triangle diagram from a written problem description, identifying the angle of elevation and angle of depression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Execute a four-step solution strategy (Draw → Identify → Select ratio → Solve algebraically) for a two-stage height-and-distance problem set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or a calculator to evaluate trigonometric ratios and inverse ratios to at least two decimal places.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Critically compare an initial (Lesson 1) prediction model with the final (Lesson 8) mathematical model and articulate what changed and why.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 with genuine satisfaction on the intellectual journey from puzzlement ('we cannot find the height without climbing') to confident mathematical tool-use, appreciating that trigonometry fills a real knowledge gap.</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relevance of mathematics to Kenyan livelihoods — construction, surveying, navigation on Lake Victoria, Kenya Power infrastructure — and express this in writing.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 (KICD Key Inquiry Question 2 — final resolution)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entire storyline loop: the original phenomenon (the Kenya Power mast in Nakuru) is now solved with full mathematical rigour using tan 50° and the four-step method developed across Lessons 6 and 7. Learners then transfer this mastery to a new, independent two-stage problem on Lake Victoria, update the Driving Question Board to confirm which questions have been answered and which remain open beyond this sub-strand, and revise their triangle model from Lesson 1 into its definitive annotated form — completing the unit's cumulative argument.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learners are invited outside to practise angle estimation using clinometers (optional extension), ensure they are supervised and remain within the school compound. Remind learners not to look directly at the sun when practising elevation-angle observations.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grand synthesis and celebration of the entire Trigonometry 1 sub-strand. The lesson opens by returning </w:t>
            </w:r>
            <w:del w:id="9212" w:author="Claude (AI) - proposed" w:date="2026-10-14T16:33:10Z">
              <w:r>
                <w:rPr>
                  <w:rFonts w:ascii="Arial" w:cs="Arial" w:eastAsia="Arial" w:hAnsi="Arial"/>
                  <w:b w:val="false"/>
                  <w:bCs w:val="false"/>
                  <w:i w:val="false"/>
                  <w:iCs w:val="false"/>
                  <w:color w:val="000000"/>
                  <w:sz w:val="18"/>
                  <w:szCs w:val="18"/>
                </w:rPr>
                <w:delText xml:space="preserve">— at last — </w:delText>
              </w:r>
            </w:del>
            <w:r>
              <w:rPr>
                <w:rFonts w:ascii="Arial" w:cs="Arial" w:eastAsia="Arial" w:hAnsi="Arial"/>
                <w:b w:val="false"/>
                <w:bCs w:val="false"/>
                <w:i w:val="false"/>
                <w:iCs w:val="false"/>
                <w:color w:val="000000"/>
                <w:sz w:val="18"/>
                <w:szCs w:val="18"/>
              </w:rPr>
              <w:t xml:space="preserve">to the very image that launched the unit </w:t>
            </w:r>
            <w:del w:id="9213" w:author="Claude (AI) - proposed" w:date="2026-10-14T16:33:10Z">
              <w:r>
                <w:rPr>
                  <w:rFonts w:ascii="Arial" w:cs="Arial" w:eastAsia="Arial" w:hAnsi="Arial"/>
                  <w:b w:val="false"/>
                  <w:bCs w:val="false"/>
                  <w:i w:val="false"/>
                  <w:iCs w:val="false"/>
                  <w:color w:val="000000"/>
                  <w:sz w:val="18"/>
                  <w:szCs w:val="18"/>
                </w:rPr>
                <w:delText xml:space="preserve">eight lessons ago</w:delText>
              </w:r>
            </w:del>
            <w:ins w:id="9214" w:author="Claude (AI) - proposed" w:date="2026-10-14T16:33:10Z">
              <w:r>
                <w:rPr>
                  <w:rFonts w:ascii="Arial" w:cs="Arial" w:eastAsia="Arial" w:hAnsi="Arial"/>
                  <w:b w:val="false"/>
                  <w:bCs w:val="false"/>
                  <w:i w:val="false"/>
                  <w:iCs w:val="false"/>
                  <w:color w:val="000000"/>
                  <w:sz w:val="18"/>
                  <w:szCs w:val="18"/>
                </w:rPr>
                <w:t xml:space="preserve">in Lesson 1</w:t>
              </w:r>
            </w:ins>
            <w:r>
              <w:rPr>
                <w:rFonts w:ascii="Arial" w:cs="Arial" w:eastAsia="Arial" w:hAnsi="Arial"/>
                <w:b w:val="false"/>
                <w:bCs w:val="false"/>
                <w:i w:val="false"/>
                <w:iCs w:val="false"/>
                <w:color w:val="000000"/>
                <w:sz w:val="18"/>
                <w:szCs w:val="18"/>
              </w:rPr>
              <w:t xml:space="preserve">: the Kenya Power electricity transmission tower standing near a school in Nakuru County. A student 40 m from the base measured the elevation angle as approximately 50°. In every previous lesson learners have been building the tools needed to answer the question the phenomenon posed: how tall is that mast? </w:t>
            </w:r>
            <w:del w:id="9215" w:author="Claude (AI) - proposed" w:date="2026-10-14T16:33:10Z">
              <w:r>
                <w:rPr>
                  <w:rFonts w:ascii="Arial" w:cs="Arial" w:eastAsia="Arial" w:hAnsi="Arial"/>
                  <w:b w:val="false"/>
                  <w:bCs w:val="false"/>
                  <w:i w:val="false"/>
                  <w:iCs w:val="false"/>
                  <w:color w:val="000000"/>
                  <w:sz w:val="18"/>
                  <w:szCs w:val="18"/>
                </w:rPr>
                <w:delText xml:space="preserve">Now, in</w:delText>
              </w:r>
            </w:del>
            <w:ins w:id="9216" w:author="Claude (AI) - proposed" w:date="2026-10-14T16:33:10Z">
              <w:r>
                <w:rPr>
                  <w:rFonts w:ascii="Arial" w:cs="Arial" w:eastAsia="Arial" w:hAnsi="Arial"/>
                  <w:b w:val="false"/>
                  <w:bCs w:val="false"/>
                  <w:i w:val="false"/>
                  <w:iCs w:val="false"/>
                  <w:color w:val="000000"/>
                  <w:sz w:val="18"/>
                  <w:szCs w:val="18"/>
                </w:rPr>
                <w:t xml:space="preserve">Learners first found a number in Lesson 2 (about 47.7 m); today they should be able to justify every step. In</w:t>
              </w:r>
            </w:ins>
            <w:r>
              <w:rPr>
                <w:rFonts w:ascii="Arial" w:cs="Arial" w:eastAsia="Arial" w:hAnsi="Arial"/>
                <w:b w:val="false"/>
                <w:bCs w:val="false"/>
                <w:i w:val="false"/>
                <w:iCs w:val="false"/>
                <w:color w:val="000000"/>
                <w:sz w:val="18"/>
                <w:szCs w:val="18"/>
              </w:rPr>
              <w:t xml:space="preserve"> the Predict Phase, learners revisit their Lesson 1 guesses and write down their best calculation before any class discussion. In the Observe Phase they watch or reconstruct the step-by-step solution as a worked example, </w:t>
            </w:r>
            <w:del w:id="9217" w:author="Claude (AI) - proposed" w:date="2026-10-14T16:33:10Z">
              <w:r>
                <w:rPr>
                  <w:rFonts w:ascii="Arial" w:cs="Arial" w:eastAsia="Arial" w:hAnsi="Arial"/>
                  <w:b w:val="false"/>
                  <w:bCs w:val="false"/>
                  <w:i w:val="false"/>
                  <w:iCs w:val="false"/>
                  <w:color w:val="000000"/>
                  <w:sz w:val="18"/>
                  <w:szCs w:val="18"/>
                </w:rPr>
                <w:delText xml:space="preserve">verifying</w:delText>
              </w:r>
            </w:del>
            <w:ins w:id="9218" w:author="Claude (AI) - proposed" w:date="2026-10-14T16:33:10Z">
              <w:r>
                <w:rPr>
                  <w:rFonts w:ascii="Arial" w:cs="Arial" w:eastAsia="Arial" w:hAnsi="Arial"/>
                  <w:b w:val="false"/>
                  <w:bCs w:val="false"/>
                  <w:i w:val="false"/>
                  <w:iCs w:val="false"/>
                  <w:color w:val="000000"/>
                  <w:sz w:val="18"/>
                  <w:szCs w:val="18"/>
                </w:rPr>
                <w:t xml:space="preserve">checking</w:t>
              </w:r>
            </w:ins>
            <w:r>
              <w:rPr>
                <w:rFonts w:ascii="Arial" w:cs="Arial" w:eastAsia="Arial" w:hAnsi="Arial"/>
                <w:b w:val="false"/>
                <w:bCs w:val="false"/>
                <w:i w:val="false"/>
                <w:iCs w:val="false"/>
                <w:color w:val="000000"/>
                <w:sz w:val="18"/>
                <w:szCs w:val="18"/>
              </w:rPr>
              <w:t xml:space="preserve"> their own working and </w:t>
            </w:r>
            <w:del w:id="9219" w:author="Claude (AI) - proposed" w:date="2026-10-14T16:33:10Z">
              <w:r>
                <w:rPr>
                  <w:rFonts w:ascii="Arial" w:cs="Arial" w:eastAsia="Arial" w:hAnsi="Arial"/>
                  <w:b w:val="false"/>
                  <w:bCs w:val="false"/>
                  <w:i w:val="false"/>
                  <w:iCs w:val="false"/>
                  <w:color w:val="000000"/>
                  <w:sz w:val="18"/>
                  <w:szCs w:val="18"/>
                </w:rPr>
                <w:delText xml:space="preserve">encountering the answer</w:delText>
              </w:r>
            </w:del>
            <w:ins w:id="9220" w:author="Claude (AI) - proposed" w:date="2026-10-14T16:33:10Z">
              <w:r>
                <w:rPr>
                  <w:rFonts w:ascii="Arial" w:cs="Arial" w:eastAsia="Arial" w:hAnsi="Arial"/>
                  <w:b w:val="false"/>
                  <w:bCs w:val="false"/>
                  <w:i w:val="false"/>
                  <w:iCs w:val="false"/>
                  <w:color w:val="000000"/>
                  <w:sz w:val="18"/>
                  <w:szCs w:val="18"/>
                </w:rPr>
                <w:t xml:space="preserve">seeing why each step is valid</w:t>
              </w:r>
            </w:ins>
            <w:r>
              <w:rPr>
                <w:rFonts w:ascii="Arial" w:cs="Arial" w:eastAsia="Arial" w:hAnsi="Arial"/>
                <w:b w:val="false"/>
                <w:bCs w:val="false"/>
                <w:i w:val="false"/>
                <w:iCs w:val="false"/>
                <w:color w:val="000000"/>
                <w:sz w:val="18"/>
                <w:szCs w:val="18"/>
              </w:rPr>
              <w:t xml:space="preserve"> — approximately 47.7 m</w:t>
            </w:r>
            <w:del w:id="9221" w:author="Claude (AI) - proposed" w:date="2026-10-14T16:33:10Z">
              <w:r>
                <w:rPr>
                  <w:rFonts w:ascii="Arial" w:cs="Arial" w:eastAsia="Arial" w:hAnsi="Arial"/>
                  <w:b w:val="false"/>
                  <w:bCs w:val="false"/>
                  <w:i w:val="false"/>
                  <w:iCs w:val="false"/>
                  <w:color w:val="000000"/>
                  <w:sz w:val="18"/>
                  <w:szCs w:val="18"/>
                </w:rPr>
                <w:delText xml:space="preserve"> — for the first time</w:delText>
              </w:r>
            </w:del>
            <w:ins w:id="9222" w:author="Claude (AI) - proposed" w:date="2026-10-14T16:33:10Z">
              <w:r>
                <w:rPr>
                  <w:rFonts w:ascii="Arial" w:cs="Arial" w:eastAsia="Arial" w:hAnsi="Arial"/>
                  <w:b w:val="false"/>
                  <w:bCs w:val="false"/>
                  <w:i w:val="false"/>
                  <w:iCs w:val="false"/>
                  <w:color w:val="000000"/>
                  <w:sz w:val="18"/>
                  <w:szCs w:val="18"/>
                </w:rPr>
                <w:t xml:space="preserve">, now</w:t>
              </w:r>
            </w:ins>
            <w:r>
              <w:rPr>
                <w:rFonts w:ascii="Arial" w:cs="Arial" w:eastAsia="Arial" w:hAnsi="Arial"/>
                <w:b w:val="false"/>
                <w:bCs w:val="false"/>
                <w:i w:val="false"/>
                <w:iCs w:val="false"/>
                <w:color w:val="000000"/>
                <w:sz w:val="18"/>
                <w:szCs w:val="18"/>
              </w:rPr>
              <w:t xml:space="preserve"> with full mathematical confidence.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deepens the synthesis. Learners tackle an independent multi-step summative assessment problem set on the shores of Lake Victoria near Kisumu: a fisherman </w:t>
            </w:r>
            <w:del w:id="9223" w:author="Claude (AI) - proposed" w:date="2026-10-14T16:33:10Z">
              <w:r>
                <w:rPr>
                  <w:rFonts w:ascii="Arial" w:cs="Arial" w:eastAsia="Arial" w:hAnsi="Arial"/>
                  <w:b w:val="false"/>
                  <w:bCs w:val="false"/>
                  <w:i w:val="false"/>
                  <w:iCs w:val="false"/>
                  <w:color w:val="000000"/>
                  <w:sz w:val="18"/>
                  <w:szCs w:val="18"/>
                </w:rPr>
                <w:delText xml:space="preserve">on a cliff observes a boat at an</w:delText>
              </w:r>
            </w:del>
            <w:ins w:id="9224" w:author="Claude (AI) - proposed" w:date="2026-10-14T16:33:10Z">
              <w:r>
                <w:rPr>
                  <w:rFonts w:ascii="Arial" w:cs="Arial" w:eastAsia="Arial" w:hAnsi="Arial"/>
                  <w:b w:val="false"/>
                  <w:bCs w:val="false"/>
                  <w:i w:val="false"/>
                  <w:iCs w:val="false"/>
                  <w:color w:val="000000"/>
                  <w:sz w:val="18"/>
                  <w:szCs w:val="18"/>
                </w:rPr>
                <w:t xml:space="preserve">in a boat 120 m from the foot of a cliff measures the angle of elevation of the top of a lighthouse standing on the cliff (38°), and a coastguard officer at the top of the cliff measures the</w:t>
              </w:r>
            </w:ins>
            <w:r>
              <w:rPr>
                <w:rFonts w:ascii="Arial" w:cs="Arial" w:eastAsia="Arial" w:hAnsi="Arial"/>
                <w:b w:val="false"/>
                <w:bCs w:val="false"/>
                <w:i w:val="false"/>
                <w:iCs w:val="false"/>
                <w:color w:val="000000"/>
                <w:sz w:val="18"/>
                <w:szCs w:val="18"/>
              </w:rPr>
              <w:t xml:space="preserve"> angle of depression of </w:t>
            </w:r>
            <w:del w:id="9225" w:author="Claude (AI) - proposed" w:date="2026-10-14T16:33:10Z">
              <w:r>
                <w:rPr>
                  <w:rFonts w:ascii="Arial" w:cs="Arial" w:eastAsia="Arial" w:hAnsi="Arial"/>
                  <w:b w:val="false"/>
                  <w:bCs w:val="false"/>
                  <w:i w:val="false"/>
                  <w:iCs w:val="false"/>
                  <w:color w:val="000000"/>
                  <w:sz w:val="18"/>
                  <w:szCs w:val="18"/>
                </w:rPr>
                <w:delText xml:space="preserve">32°, and </w:delText>
              </w:r>
            </w:del>
            <w:r>
              <w:rPr>
                <w:rFonts w:ascii="Arial" w:cs="Arial" w:eastAsia="Arial" w:hAnsi="Arial"/>
                <w:b w:val="false"/>
                <w:bCs w:val="false"/>
                <w:i w:val="false"/>
                <w:iCs w:val="false"/>
                <w:color w:val="000000"/>
                <w:sz w:val="18"/>
                <w:szCs w:val="18"/>
              </w:rPr>
              <w:t xml:space="preserve">the same boat </w:t>
            </w:r>
            <w:del w:id="9226" w:author="Claude (AI) - proposed" w:date="2026-10-14T16:33:10Z">
              <w:r>
                <w:rPr>
                  <w:rFonts w:ascii="Arial" w:cs="Arial" w:eastAsia="Arial" w:hAnsi="Arial"/>
                  <w:b w:val="false"/>
                  <w:bCs w:val="false"/>
                  <w:i w:val="false"/>
                  <w:iCs w:val="false"/>
                  <w:color w:val="000000"/>
                  <w:sz w:val="18"/>
                  <w:szCs w:val="18"/>
                </w:rPr>
                <w:delText xml:space="preserve">observes the cliff-top lighthouse at an angle of elevation of 25°</w:delText>
              </w:r>
            </w:del>
            <w:ins w:id="9227" w:author="Claude (AI) - proposed" w:date="2026-10-14T16:33:10Z">
              <w:r>
                <w:rPr>
                  <w:rFonts w:ascii="Arial" w:cs="Arial" w:eastAsia="Arial" w:hAnsi="Arial"/>
                  <w:b w:val="false"/>
                  <w:bCs w:val="false"/>
                  <w:i w:val="false"/>
                  <w:iCs w:val="false"/>
                  <w:color w:val="000000"/>
                  <w:sz w:val="18"/>
                  <w:szCs w:val="18"/>
                </w:rPr>
                <w:t xml:space="preserve">(22°)</w:t>
              </w:r>
            </w:ins>
            <w:r>
              <w:rPr>
                <w:rFonts w:ascii="Arial" w:cs="Arial" w:eastAsia="Arial" w:hAnsi="Arial"/>
                <w:b w:val="false"/>
                <w:bCs w:val="false"/>
                <w:i w:val="false"/>
                <w:iCs w:val="false"/>
                <w:color w:val="000000"/>
                <w:sz w:val="18"/>
                <w:szCs w:val="18"/>
              </w:rPr>
              <w:t xml:space="preserve">. Learners must draw two linked right-angled triangles</w:t>
            </w:r>
            <w:ins w:id="9228" w:author="Claude (AI) - proposed" w:date="2026-10-14T16:33:10Z">
              <w:r>
                <w:rPr>
                  <w:rFonts w:ascii="Arial" w:cs="Arial" w:eastAsia="Arial" w:hAnsi="Arial"/>
                  <w:b w:val="false"/>
                  <w:bCs w:val="false"/>
                  <w:i w:val="false"/>
                  <w:iCs w:val="false"/>
                  <w:color w:val="000000"/>
                  <w:sz w:val="18"/>
                  <w:szCs w:val="18"/>
                </w:rPr>
                <w:t xml:space="preserve"> that share the 120 m base</w:t>
              </w:r>
            </w:ins>
            <w:r>
              <w:rPr>
                <w:rFonts w:ascii="Arial" w:cs="Arial" w:eastAsia="Arial" w:hAnsi="Arial"/>
                <w:b w:val="false"/>
                <w:bCs w:val="false"/>
                <w:i w:val="false"/>
                <w:iCs w:val="false"/>
                <w:color w:val="000000"/>
                <w:sz w:val="18"/>
                <w:szCs w:val="18"/>
              </w:rPr>
              <w:t xml:space="preserve">, set up two equations, and </w:t>
            </w:r>
            <w:del w:id="9229" w:author="Claude (AI) - proposed" w:date="2026-10-14T16:33:10Z">
              <w:r>
                <w:rPr>
                  <w:rFonts w:ascii="Arial" w:cs="Arial" w:eastAsia="Arial" w:hAnsi="Arial"/>
                  <w:b w:val="false"/>
                  <w:bCs w:val="false"/>
                  <w:i w:val="false"/>
                  <w:iCs w:val="false"/>
                  <w:color w:val="000000"/>
                  <w:sz w:val="18"/>
                  <w:szCs w:val="18"/>
                </w:rPr>
                <w:delText xml:space="preserve">reconcile the two answers</w:delText>
              </w:r>
            </w:del>
            <w:ins w:id="9230" w:author="Claude (AI) - proposed" w:date="2026-10-14T16:33:10Z">
              <w:r>
                <w:rPr>
                  <w:rFonts w:ascii="Arial" w:cs="Arial" w:eastAsia="Arial" w:hAnsi="Arial"/>
                  <w:b w:val="false"/>
                  <w:bCs w:val="false"/>
                  <w:i w:val="false"/>
                  <w:iCs w:val="false"/>
                  <w:color w:val="000000"/>
                  <w:sz w:val="18"/>
                  <w:szCs w:val="18"/>
                </w:rPr>
                <w:t xml:space="preserve">subtract to find the height of the lighthouse</w:t>
              </w:r>
            </w:ins>
            <w:r>
              <w:rPr>
                <w:rFonts w:ascii="Arial" w:cs="Arial" w:eastAsia="Arial" w:hAnsi="Arial"/>
                <w:b w:val="false"/>
                <w:bCs w:val="false"/>
                <w:i w:val="false"/>
                <w:iCs w:val="false"/>
                <w:color w:val="000000"/>
                <w:sz w:val="18"/>
                <w:szCs w:val="18"/>
              </w:rPr>
              <w:t xml:space="preserve">. This task requires every major skill developed across the unit — diagram construction, ratio selection, algebraic rearrangement, use of tables or calculator, and interpretation in context. The teacher circulates using targeted prompts without giving answers, collecting evidence of individual mastery against the KICD rubric descriptors.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final two phases bring the unit to a purposeful close. In the DQB Review, the class systematically works through every question posted across eight lessons, marking each as 'answered', 'partially answered', or 'still open — needs further study', and celebrating the depth of their collective journey. In the Model Building Phase, each learner opens their Lesson 1 right-angled triangle sketch — the rough drawing made before they knew what sine, cosine, or tangent were — and transforms it into a fully annotated, mathematically precise final model that encapsulates everything they have learned. This side-by-side comparison is the visible, tangible evidence of the conceptual growth that defines Competency-Based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wzjhlwjhus4kdujxhp3z">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pa6igs4jwnjwvg7-sn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mq5dhyozd5q2t7-vmw2h">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xxnimta7khyxjhho3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original Nakuru Kenya Power mast photograph used in Lesson 1. Each learner retrieves their Lesson 1 notebook entry (their very first guess about the mast height) and reads it silently. They then write — independently and without discussion — their best calculation of the mast height using all the tools they now have: tan 50° = height ÷ 40 m. Learners also predict, in one sentence, which Kenyan profession they think uses this exact calculation most often in daily work. Predictions are written in notebooks before any class sharing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Nakuru mast photograph (the same image from Lesson 1) on the board or projector. Say exactly: 'We have arrived. </w:t>
            </w:r>
            <w:del w:id="9231" w:author="Claude (AI) - proposed" w:date="2026-10-14T16:33:10Z">
              <w:r>
                <w:rPr>
                  <w:rFonts w:ascii="Arial" w:cs="Arial" w:eastAsia="Arial" w:hAnsi="Arial"/>
                  <w:b w:val="false"/>
                  <w:bCs w:val="false"/>
                  <w:i w:val="false"/>
                  <w:iCs w:val="false"/>
                  <w:color w:val="000000"/>
                  <w:sz w:val="18"/>
                  <w:szCs w:val="18"/>
                </w:rPr>
                <w:delText xml:space="preserve">Eight lessons ago</w:delText>
              </w:r>
            </w:del>
            <w:ins w:id="9232" w:author="Claude (AI) - proposed" w:date="2026-10-14T16:33:10Z">
              <w:r>
                <w:rPr>
                  <w:rFonts w:ascii="Arial" w:cs="Arial" w:eastAsia="Arial" w:hAnsi="Arial"/>
                  <w:b w:val="false"/>
                  <w:bCs w:val="false"/>
                  <w:i w:val="false"/>
                  <w:iCs w:val="false"/>
                  <w:color w:val="000000"/>
                  <w:sz w:val="18"/>
                  <w:szCs w:val="18"/>
                </w:rPr>
                <w:t xml:space="preserve">In Lesson 1</w:t>
              </w:r>
            </w:ins>
            <w:r>
              <w:rPr>
                <w:rFonts w:ascii="Arial" w:cs="Arial" w:eastAsia="Arial" w:hAnsi="Arial"/>
                <w:b w:val="false"/>
                <w:bCs w:val="false"/>
                <w:i w:val="false"/>
                <w:iCs w:val="false"/>
                <w:color w:val="000000"/>
                <w:sz w:val="18"/>
                <w:szCs w:val="18"/>
              </w:rPr>
              <w:t xml:space="preserve">, this photograph gave us a question we could not yet answer</w:t>
            </w:r>
            <w:ins w:id="9233" w:author="Claude (AI) - proposed" w:date="2026-10-14T16:33:10Z">
              <w:r>
                <w:rPr>
                  <w:rFonts w:ascii="Arial" w:cs="Arial" w:eastAsia="Arial" w:hAnsi="Arial"/>
                  <w:b w:val="false"/>
                  <w:bCs w:val="false"/>
                  <w:i w:val="false"/>
                  <w:iCs w:val="false"/>
                  <w:color w:val="000000"/>
                  <w:sz w:val="18"/>
                  <w:szCs w:val="18"/>
                </w:rPr>
                <w:t xml:space="preserve">. In Lesson 2 we found a first answer; today you show that you can explain every step</w:t>
              </w:r>
            </w:ins>
            <w:r>
              <w:rPr>
                <w:rFonts w:ascii="Arial" w:cs="Arial" w:eastAsia="Arial" w:hAnsi="Arial"/>
                <w:b w:val="false"/>
                <w:bCs w:val="false"/>
                <w:i w:val="false"/>
                <w:iCs w:val="false"/>
                <w:color w:val="000000"/>
                <w:sz w:val="18"/>
                <w:szCs w:val="18"/>
              </w:rPr>
              <w:t xml:space="preserve">. Today we answer it — but first, before I show you anything, I want you to answer it yourself. Open your notebooks to Lesson 1. Read what you wrote then. Now, on a fresh page, write the calculation you would do today. You have everything you need. Begin — silently.' Allow 4 minutes of individual silent working time. Circulate and scan notebooks without commenting. After 4 minutes, cold-call 3 learners to read their answer aloud: 'Amina — what height did you calculate?' [WAIT 10 seconds.] 'Brian — same or different?' [WAIT 10 seconds.] 'Wanjiku — which ratio did you choose and why?' [WAIT 12 seconds.] Record the three answers on the board without indicating which is correct. Then say: 'In the next phase we will find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Retrieval-and-Transfer Prediction: Learners deliberately activate prior knowledge by re-reading their Lesson 1 entry, then apply everything learned to the original phenomenon. This metacognitive move — comparing past self with present self — makes the learning visible and creates emotional investment in verifying the answer. It also reveals any residual misconceptions before the worked example is shown.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4-minute work period. Key observable indicators: (1) learner correctly identifies tan θ = opposite ÷ adjacent as the appropriate ratio; (2) learner sets up tan 50° = h ÷ 40 and rearranges to h = 40 × tan 50°; (3) learner evaluates to approximately 47.7 m. Flag any learner who uses sin or cos instead of tan — this signals confusion about which sides are known —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3k80h1tw1ht4kvxinsf">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t4trqzml-ac3gfsxl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anxuihiccjcthczd-rnl">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olvn27oivbpxwdnzmv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full step-by-step solution to the Nakuru mast problem on the board, narrating each step aloud. Learners follow in their notebooks and annotate their own working, marking where they agree or disagree with each step. They verify their own calculation against the class solution. The teacher then shows a second, brief worked example — a Kenya Power engineer in Mombasa using the same technique to check the height of a coastal transmission tower before stringing cables — to confirm that this is genuine professional practice, not just a school exercise. Learners record both examples neatly in their notes with all steps labelled.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four steps of the solution on the board one at a time, pausing after each: STEP 1 — Draw and label: 'Draw a right-angled triangle. The horizontal base is 40 m. The angle of elevation at the observer's foot is 50°. The vertical side is h — the unknown height of the mast.' STEP 2 — Identify known and unknown sides relative to the 50° angle: 'The 40 m side is adjacent to 50°. The height h is opposite to 50°. The hypotenuse is the line of sight — we don't need it.' STEP 3 — Select ratio: 'Which ratio links opposite and adjacent? Tangent. So tan 50° = h ÷ 40.' STEP 4 — Solve: 'h = 40 × tan 50°. Using tables or calculator: tan 50° ≈ 1.1918. So h ≈ 40 × 1.1918 ≈ 47.7 m.' After writing the answer, say: 'The mast is approximately 47.7 metres tall. No ladder. No drone. Just one angle and one distance — and the mathematics we have built together since Lesson 1.' Pause for 15 seconds of silence to let this land emotionally. Then cold-call 2 learners: 'Omondi — did your prediction match? Where did you land?' [WAIT 10 seconds.] 'Fatuma — what surprised you?' [WAIT 10 seconds.] Transition to the Mombasa extension example by saying: 'This is not only a school problem. Let me show you how a Kenya Power engineer in Mombasa uses the same four steps before stringing cables between towers.'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 Resolution with Annotated Worked Example: The teacher reveals the solution in matched steps, each step corresponding to a phase of the four-step method practised in Lessons 6 and 7. By annotating their own prediction alongside the class solution, learners self-assess and experience cognitive resolution — the satisfying closing of the knowledge gap opened in Lesson 1. The Mombasa extension grounds the mathematics in authentic professional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learners annotate their own working with tick or cross against each step. Specifically look for: (1) correct identification of opposite and adjacent sides relative to the labelled angle; (2) correct algebraic rearrangement h = 40 × tan 50°; (3) correct calculator or table use giving tan 50° ≈ 1.1918; (4) correct rounding to 47.7 m. Any learner with an error in step 3 (ratio rearrangement) should be flagged for support during the independent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s25lwnxrn8qgjkwgesnn">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iczicqmukr36oczbp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w47hrjgw97cayanpzlvd">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gvqu5tvojv2dwdjs82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independent multi-step summative assessment task set on the shores of Lake Victoria near Kisumu. The problem reads: 'A lighthouse stands </w:t>
            </w:r>
            <w:del w:id="9234" w:author="Claude (AI) - proposed" w:date="2026-10-14T16:33:10Z">
              <w:r>
                <w:rPr>
                  <w:rFonts w:ascii="Arial" w:cs="Arial" w:eastAsia="Arial" w:hAnsi="Arial"/>
                  <w:b w:val="false"/>
                  <w:bCs w:val="false"/>
                  <w:i w:val="false"/>
                  <w:iCs w:val="false"/>
                  <w:color w:val="000000"/>
                  <w:sz w:val="18"/>
                  <w:szCs w:val="18"/>
                </w:rPr>
                <w:delText xml:space="preserve">on the edge</w:delText>
              </w:r>
            </w:del>
            <w:ins w:id="9235" w:author="Claude (AI) - proposed" w:date="2026-10-14T16:33:10Z">
              <w:r>
                <w:rPr>
                  <w:rFonts w:ascii="Arial" w:cs="Arial" w:eastAsia="Arial" w:hAnsi="Arial"/>
                  <w:b w:val="false"/>
                  <w:bCs w:val="false"/>
                  <w:i w:val="false"/>
                  <w:iCs w:val="false"/>
                  <w:color w:val="000000"/>
                  <w:sz w:val="18"/>
                  <w:szCs w:val="18"/>
                </w:rPr>
                <w:t xml:space="preserve">at the top</w:t>
              </w:r>
            </w:ins>
            <w:r>
              <w:rPr>
                <w:rFonts w:ascii="Arial" w:cs="Arial" w:eastAsia="Arial" w:hAnsi="Arial"/>
                <w:b w:val="false"/>
                <w:bCs w:val="false"/>
                <w:i w:val="false"/>
                <w:iCs w:val="false"/>
                <w:color w:val="000000"/>
                <w:sz w:val="18"/>
                <w:szCs w:val="18"/>
              </w:rPr>
              <w:t xml:space="preserve"> of a cliff on the shore of Lake Victoria</w:t>
            </w:r>
            <w:ins w:id="9236" w:author="Claude (AI) - proposed" w:date="2026-10-14T16:33:10Z">
              <w:r>
                <w:rPr>
                  <w:rFonts w:ascii="Arial" w:cs="Arial" w:eastAsia="Arial" w:hAnsi="Arial"/>
                  <w:b w:val="false"/>
                  <w:bCs w:val="false"/>
                  <w:i w:val="false"/>
                  <w:iCs w:val="false"/>
                  <w:color w:val="000000"/>
                  <w:sz w:val="18"/>
                  <w:szCs w:val="18"/>
                </w:rPr>
                <w:t xml:space="preserve"> near Kisumu</w:t>
              </w:r>
            </w:ins>
            <w:r>
              <w:rPr>
                <w:rFonts w:ascii="Arial" w:cs="Arial" w:eastAsia="Arial" w:hAnsi="Arial"/>
                <w:b w:val="false"/>
                <w:bCs w:val="false"/>
                <w:i w:val="false"/>
                <w:iCs w:val="false"/>
                <w:color w:val="000000"/>
                <w:sz w:val="18"/>
                <w:szCs w:val="18"/>
              </w:rPr>
              <w:t xml:space="preserve">. A fisherman in a boat </w:t>
            </w:r>
            <w:del w:id="9237" w:author="Claude (AI) - proposed" w:date="2026-10-14T16:33:10Z">
              <w:r>
                <w:rPr>
                  <w:rFonts w:ascii="Arial" w:cs="Arial" w:eastAsia="Arial" w:hAnsi="Arial"/>
                  <w:b w:val="false"/>
                  <w:bCs w:val="false"/>
                  <w:i w:val="false"/>
                  <w:iCs w:val="false"/>
                  <w:color w:val="000000"/>
                  <w:sz w:val="18"/>
                  <w:szCs w:val="18"/>
                </w:rPr>
                <w:delText xml:space="preserve">120 m from the base</w:delText>
              </w:r>
            </w:del>
            <w:ins w:id="9238" w:author="Claude (AI) - proposed" w:date="2026-10-14T16:33:10Z">
              <w:r>
                <w:rPr>
                  <w:rFonts w:ascii="Arial" w:cs="Arial" w:eastAsia="Arial" w:hAnsi="Arial"/>
                  <w:b w:val="false"/>
                  <w:bCs w:val="false"/>
                  <w:i w:val="false"/>
                  <w:iCs w:val="false"/>
                  <w:color w:val="000000"/>
                  <w:sz w:val="18"/>
                  <w:szCs w:val="18"/>
                </w:rPr>
                <w:t xml:space="preserve">on the water, 120 m horizontally from the foot</w:t>
              </w:r>
            </w:ins>
            <w:r>
              <w:rPr>
                <w:rFonts w:ascii="Arial" w:cs="Arial" w:eastAsia="Arial" w:hAnsi="Arial"/>
                <w:b w:val="false"/>
                <w:bCs w:val="false"/>
                <w:i w:val="false"/>
                <w:iCs w:val="false"/>
                <w:color w:val="000000"/>
                <w:sz w:val="18"/>
                <w:szCs w:val="18"/>
              </w:rPr>
              <w:t xml:space="preserve"> of the cliff</w:t>
            </w:r>
            <w:del w:id="9239" w:author="Claude (AI) - proposed" w:date="2026-10-14T16:33:10Z">
              <w:r>
                <w:rPr>
                  <w:rFonts w:ascii="Arial" w:cs="Arial" w:eastAsia="Arial" w:hAnsi="Arial"/>
                  <w:b w:val="false"/>
                  <w:bCs w:val="false"/>
                  <w:i w:val="false"/>
                  <w:iCs w:val="false"/>
                  <w:color w:val="000000"/>
                  <w:sz w:val="18"/>
                  <w:szCs w:val="18"/>
                </w:rPr>
                <w:delText xml:space="preserve"> observes</w:delText>
              </w:r>
            </w:del>
            <w:ins w:id="9240" w:author="Claude (AI) - proposed" w:date="2026-10-14T16:33:10Z">
              <w:r>
                <w:rPr>
                  <w:rFonts w:ascii="Arial" w:cs="Arial" w:eastAsia="Arial" w:hAnsi="Arial"/>
                  <w:b w:val="false"/>
                  <w:bCs w:val="false"/>
                  <w:i w:val="false"/>
                  <w:iCs w:val="false"/>
                  <w:color w:val="000000"/>
                  <w:sz w:val="18"/>
                  <w:szCs w:val="18"/>
                </w:rPr>
                <w:t xml:space="preserve">, measures the angle of elevation of</w:t>
              </w:r>
            </w:ins>
            <w:r>
              <w:rPr>
                <w:rFonts w:ascii="Arial" w:cs="Arial" w:eastAsia="Arial" w:hAnsi="Arial"/>
                <w:b w:val="false"/>
                <w:bCs w:val="false"/>
                <w:i w:val="false"/>
                <w:iCs w:val="false"/>
                <w:color w:val="000000"/>
                <w:sz w:val="18"/>
                <w:szCs w:val="18"/>
              </w:rPr>
              <w:t xml:space="preserve"> the top of the lighthouse </w:t>
            </w:r>
            <w:del w:id="9241" w:author="Claude (AI) - proposed" w:date="2026-10-14T16:33:10Z">
              <w:r>
                <w:rPr>
                  <w:rFonts w:ascii="Arial" w:cs="Arial" w:eastAsia="Arial" w:hAnsi="Arial"/>
                  <w:b w:val="false"/>
                  <w:bCs w:val="false"/>
                  <w:i w:val="false"/>
                  <w:iCs w:val="false"/>
                  <w:color w:val="000000"/>
                  <w:sz w:val="18"/>
                  <w:szCs w:val="18"/>
                </w:rPr>
                <w:delText xml:space="preserve">at an angle of elevation of</w:delText>
              </w:r>
            </w:del>
            <w:ins w:id="9242" w:author="Claude (AI) - proposed" w:date="2026-10-14T16:33:10Z">
              <w:r>
                <w:rPr>
                  <w:rFonts w:ascii="Arial" w:cs="Arial" w:eastAsia="Arial" w:hAnsi="Arial"/>
                  <w:b w:val="false"/>
                  <w:bCs w:val="false"/>
                  <w:i w:val="false"/>
                  <w:iCs w:val="false"/>
                  <w:color w:val="000000"/>
                  <w:sz w:val="18"/>
                  <w:szCs w:val="18"/>
                </w:rPr>
                <w:t xml:space="preserve">as</w:t>
              </w:r>
            </w:ins>
            <w:r>
              <w:rPr>
                <w:rFonts w:ascii="Arial" w:cs="Arial" w:eastAsia="Arial" w:hAnsi="Arial"/>
                <w:b w:val="false"/>
                <w:bCs w:val="false"/>
                <w:i w:val="false"/>
                <w:iCs w:val="false"/>
                <w:color w:val="000000"/>
                <w:sz w:val="18"/>
                <w:szCs w:val="18"/>
              </w:rPr>
              <w:t xml:space="preserve"> 38°. A coastguard</w:t>
            </w:r>
            <w:ins w:id="9243" w:author="Claude (AI) - proposed" w:date="2026-10-14T16:33:10Z">
              <w:r>
                <w:rPr>
                  <w:rFonts w:ascii="Arial" w:cs="Arial" w:eastAsia="Arial" w:hAnsi="Arial"/>
                  <w:b w:val="false"/>
                  <w:bCs w:val="false"/>
                  <w:i w:val="false"/>
                  <w:iCs w:val="false"/>
                  <w:color w:val="000000"/>
                  <w:sz w:val="18"/>
                  <w:szCs w:val="18"/>
                </w:rPr>
                <w:t xml:space="preserve"> officer standing</w:t>
              </w:r>
            </w:ins>
            <w:r>
              <w:rPr>
                <w:rFonts w:ascii="Arial" w:cs="Arial" w:eastAsia="Arial" w:hAnsi="Arial"/>
                <w:b w:val="false"/>
                <w:bCs w:val="false"/>
                <w:i w:val="false"/>
                <w:iCs w:val="false"/>
                <w:color w:val="000000"/>
                <w:sz w:val="18"/>
                <w:szCs w:val="18"/>
              </w:rPr>
              <w:t xml:space="preserve"> at the top of the </w:t>
            </w:r>
            <w:del w:id="9244" w:author="Claude (AI) - proposed" w:date="2026-10-14T16:33:10Z">
              <w:r>
                <w:rPr>
                  <w:rFonts w:ascii="Arial" w:cs="Arial" w:eastAsia="Arial" w:hAnsi="Arial"/>
                  <w:b w:val="false"/>
                  <w:bCs w:val="false"/>
                  <w:i w:val="false"/>
                  <w:iCs w:val="false"/>
                  <w:color w:val="000000"/>
                  <w:sz w:val="18"/>
                  <w:szCs w:val="18"/>
                </w:rPr>
                <w:delText xml:space="preserve">lighthouse observes the same boat at an</w:delText>
              </w:r>
            </w:del>
            <w:ins w:id="9245" w:author="Claude (AI) - proposed" w:date="2026-10-14T16:33:10Z">
              <w:r>
                <w:rPr>
                  <w:rFonts w:ascii="Arial" w:cs="Arial" w:eastAsia="Arial" w:hAnsi="Arial"/>
                  <w:b w:val="false"/>
                  <w:bCs w:val="false"/>
                  <w:i w:val="false"/>
                  <w:iCs w:val="false"/>
                  <w:color w:val="000000"/>
                  <w:sz w:val="18"/>
                  <w:szCs w:val="18"/>
                </w:rPr>
                <w:t xml:space="preserve">cliff, at the foot of the lighthouse, measures the</w:t>
              </w:r>
            </w:ins>
            <w:r>
              <w:rPr>
                <w:rFonts w:ascii="Arial" w:cs="Arial" w:eastAsia="Arial" w:hAnsi="Arial"/>
                <w:b w:val="false"/>
                <w:bCs w:val="false"/>
                <w:i w:val="false"/>
                <w:iCs w:val="false"/>
                <w:color w:val="000000"/>
                <w:sz w:val="18"/>
                <w:szCs w:val="18"/>
              </w:rPr>
              <w:t xml:space="preserve"> angle of depression of </w:t>
            </w:r>
            <w:ins w:id="9246" w:author="Claude (AI) - proposed" w:date="2026-10-14T16:33:10Z">
              <w:r>
                <w:rPr>
                  <w:rFonts w:ascii="Arial" w:cs="Arial" w:eastAsia="Arial" w:hAnsi="Arial"/>
                  <w:b w:val="false"/>
                  <w:bCs w:val="false"/>
                  <w:i w:val="false"/>
                  <w:iCs w:val="false"/>
                  <w:color w:val="000000"/>
                  <w:sz w:val="18"/>
                  <w:szCs w:val="18"/>
                </w:rPr>
                <w:t xml:space="preserve">the same boat as </w:t>
              </w:r>
            </w:ins>
            <w:r>
              <w:rPr>
                <w:rFonts w:ascii="Arial" w:cs="Arial" w:eastAsia="Arial" w:hAnsi="Arial"/>
                <w:b w:val="false"/>
                <w:bCs w:val="false"/>
                <w:i w:val="false"/>
                <w:iCs w:val="false"/>
                <w:color w:val="000000"/>
                <w:sz w:val="18"/>
                <w:szCs w:val="18"/>
              </w:rPr>
              <w:t xml:space="preserve">22°.</w:t>
            </w:r>
            <w:ins w:id="9247" w:author="Claude (AI) - proposed" w:date="2026-10-14T16:33:10Z">
              <w:r>
                <w:rPr>
                  <w:rFonts w:ascii="Arial" w:cs="Arial" w:eastAsia="Arial" w:hAnsi="Arial"/>
                  <w:b w:val="false"/>
                  <w:bCs w:val="false"/>
                  <w:i w:val="false"/>
                  <w:iCs w:val="false"/>
                  <w:color w:val="000000"/>
                  <w:sz w:val="18"/>
                  <w:szCs w:val="18"/>
                </w:rPr>
                <w:t xml:space="preserve"> (Ignore the eye heights of the observers.)</w:t>
              </w:r>
            </w:ins>
            <w:r>
              <w:rPr>
                <w:rFonts w:ascii="Arial" w:cs="Arial" w:eastAsia="Arial" w:hAnsi="Arial"/>
                <w:b w:val="false"/>
                <w:bCs w:val="false"/>
                <w:i w:val="false"/>
                <w:iCs w:val="false"/>
                <w:color w:val="000000"/>
                <w:sz w:val="18"/>
                <w:szCs w:val="18"/>
              </w:rPr>
              <w:t xml:space="preserve"> (a) Calculate the height of the </w:t>
            </w:r>
            <w:del w:id="9248" w:author="Claude (AI) - proposed" w:date="2026-10-14T16:33:10Z">
              <w:r>
                <w:rPr>
                  <w:rFonts w:ascii="Arial" w:cs="Arial" w:eastAsia="Arial" w:hAnsi="Arial"/>
                  <w:b w:val="false"/>
                  <w:bCs w:val="false"/>
                  <w:i w:val="false"/>
                  <w:iCs w:val="false"/>
                  <w:color w:val="000000"/>
                  <w:sz w:val="18"/>
                  <w:szCs w:val="18"/>
                </w:rPr>
                <w:delText xml:space="preserve">lighthouse</w:delText>
              </w:r>
            </w:del>
            <w:ins w:id="9249" w:author="Claude (AI) - proposed" w:date="2026-10-14T16:33:10Z">
              <w:r>
                <w:rPr>
                  <w:rFonts w:ascii="Arial" w:cs="Arial" w:eastAsia="Arial" w:hAnsi="Arial"/>
                  <w:b w:val="false"/>
                  <w:bCs w:val="false"/>
                  <w:i w:val="false"/>
                  <w:iCs w:val="false"/>
                  <w:color w:val="000000"/>
                  <w:sz w:val="18"/>
                  <w:szCs w:val="18"/>
                </w:rPr>
                <w:t xml:space="preserve">cliff</w:t>
              </w:r>
            </w:ins>
            <w:r>
              <w:rPr>
                <w:rFonts w:ascii="Arial" w:cs="Arial" w:eastAsia="Arial" w:hAnsi="Arial"/>
                <w:b w:val="false"/>
                <w:bCs w:val="false"/>
                <w:i w:val="false"/>
                <w:iCs w:val="false"/>
                <w:color w:val="000000"/>
                <w:sz w:val="18"/>
                <w:szCs w:val="18"/>
              </w:rPr>
              <w:t xml:space="preserve"> above the water</w:t>
            </w:r>
            <w:ins w:id="9250" w:author="Claude (AI) - proposed" w:date="2026-10-14T16:33:10Z">
              <w:r>
                <w:rPr>
                  <w:rFonts w:ascii="Arial" w:cs="Arial" w:eastAsia="Arial" w:hAnsi="Arial"/>
                  <w:b w:val="false"/>
                  <w:bCs w:val="false"/>
                  <w:i w:val="false"/>
                  <w:iCs w:val="false"/>
                  <w:color w:val="000000"/>
                  <w:sz w:val="18"/>
                  <w:szCs w:val="18"/>
                </w:rPr>
                <w:t xml:space="preserve">, to one decimal place</w:t>
              </w:r>
            </w:ins>
            <w:r>
              <w:rPr>
                <w:rFonts w:ascii="Arial" w:cs="Arial" w:eastAsia="Arial" w:hAnsi="Arial"/>
                <w:b w:val="false"/>
                <w:bCs w:val="false"/>
                <w:i w:val="false"/>
                <w:iCs w:val="false"/>
                <w:color w:val="000000"/>
                <w:sz w:val="18"/>
                <w:szCs w:val="18"/>
              </w:rPr>
              <w:t xml:space="preserve">. (b) Calculate the height of the </w:t>
            </w:r>
            <w:del w:id="9251" w:author="Claude (AI) - proposed" w:date="2026-10-14T16:33:10Z">
              <w:r>
                <w:rPr>
                  <w:rFonts w:ascii="Arial" w:cs="Arial" w:eastAsia="Arial" w:hAnsi="Arial"/>
                  <w:b w:val="false"/>
                  <w:bCs w:val="false"/>
                  <w:i w:val="false"/>
                  <w:iCs w:val="false"/>
                  <w:color w:val="000000"/>
                  <w:sz w:val="18"/>
                  <w:szCs w:val="18"/>
                </w:rPr>
                <w:delText xml:space="preserve">cliff (to the nearest metre)</w:delText>
              </w:r>
            </w:del>
            <w:ins w:id="9252" w:author="Claude (AI) - proposed" w:date="2026-10-14T16:33:10Z">
              <w:r>
                <w:rPr>
                  <w:rFonts w:ascii="Arial" w:cs="Arial" w:eastAsia="Arial" w:hAnsi="Arial"/>
                  <w:b w:val="false"/>
                  <w:bCs w:val="false"/>
                  <w:i w:val="false"/>
                  <w:iCs w:val="false"/>
                  <w:color w:val="000000"/>
                  <w:sz w:val="18"/>
                  <w:szCs w:val="18"/>
                </w:rPr>
                <w:t xml:space="preserve">top of the lighthouse above the water</w:t>
              </w:r>
            </w:ins>
            <w:r>
              <w:rPr>
                <w:rFonts w:ascii="Arial" w:cs="Arial" w:eastAsia="Arial" w:hAnsi="Arial"/>
                <w:b w:val="false"/>
                <w:bCs w:val="false"/>
                <w:i w:val="false"/>
                <w:iCs w:val="false"/>
                <w:color w:val="000000"/>
                <w:sz w:val="18"/>
                <w:szCs w:val="18"/>
              </w:rPr>
              <w:t xml:space="preserve">. (c) Hence find the </w:t>
            </w:r>
            <w:del w:id="9253" w:author="Claude (AI) - proposed" w:date="2026-10-14T16:33:10Z">
              <w:r>
                <w:rPr>
                  <w:rFonts w:ascii="Arial" w:cs="Arial" w:eastAsia="Arial" w:hAnsi="Arial"/>
                  <w:b w:val="false"/>
                  <w:bCs w:val="false"/>
                  <w:i w:val="false"/>
                  <w:iCs w:val="false"/>
                  <w:color w:val="000000"/>
                  <w:sz w:val="18"/>
                  <w:szCs w:val="18"/>
                </w:rPr>
                <w:delText xml:space="preserve">total </w:delText>
              </w:r>
            </w:del>
            <w:r>
              <w:rPr>
                <w:rFonts w:ascii="Arial" w:cs="Arial" w:eastAsia="Arial" w:hAnsi="Arial"/>
                <w:b w:val="false"/>
                <w:bCs w:val="false"/>
                <w:i w:val="false"/>
                <w:iCs w:val="false"/>
                <w:color w:val="000000"/>
                <w:sz w:val="18"/>
                <w:szCs w:val="18"/>
              </w:rPr>
              <w:t xml:space="preserve">height of the lighthouse </w:t>
            </w:r>
            <w:del w:id="9254" w:author="Claude (AI) - proposed" w:date="2026-10-14T16:33:10Z">
              <w:r>
                <w:rPr>
                  <w:rFonts w:ascii="Arial" w:cs="Arial" w:eastAsia="Arial" w:hAnsi="Arial"/>
                  <w:b w:val="false"/>
                  <w:bCs w:val="false"/>
                  <w:i w:val="false"/>
                  <w:iCs w:val="false"/>
                  <w:color w:val="000000"/>
                  <w:sz w:val="18"/>
                  <w:szCs w:val="18"/>
                </w:rPr>
                <w:delText xml:space="preserve">structure above the base</w:delText>
              </w:r>
            </w:del>
            <w:ins w:id="9255" w:author="Claude (AI) - proposed" w:date="2026-10-14T16:33:10Z">
              <w:r>
                <w:rPr>
                  <w:rFonts w:ascii="Arial" w:cs="Arial" w:eastAsia="Arial" w:hAnsi="Arial"/>
                  <w:b w:val="false"/>
                  <w:bCs w:val="false"/>
                  <w:i w:val="false"/>
                  <w:iCs w:val="false"/>
                  <w:color w:val="000000"/>
                  <w:sz w:val="18"/>
                  <w:szCs w:val="18"/>
                </w:rPr>
                <w:t xml:space="preserve">itself, from the top</w:t>
              </w:r>
            </w:ins>
            <w:r>
              <w:rPr>
                <w:rFonts w:ascii="Arial" w:cs="Arial" w:eastAsia="Arial" w:hAnsi="Arial"/>
                <w:b w:val="false"/>
                <w:bCs w:val="false"/>
                <w:i w:val="false"/>
                <w:iCs w:val="false"/>
                <w:color w:val="000000"/>
                <w:sz w:val="18"/>
                <w:szCs w:val="18"/>
              </w:rPr>
              <w:t xml:space="preserve"> of the cliff</w:t>
            </w:r>
            <w:ins w:id="9256" w:author="Claude (AI) - proposed" w:date="2026-10-14T16:33:10Z">
              <w:r>
                <w:rPr>
                  <w:rFonts w:ascii="Arial" w:cs="Arial" w:eastAsia="Arial" w:hAnsi="Arial"/>
                  <w:b w:val="false"/>
                  <w:bCs w:val="false"/>
                  <w:i w:val="false"/>
                  <w:iCs w:val="false"/>
                  <w:color w:val="000000"/>
                  <w:sz w:val="18"/>
                  <w:szCs w:val="18"/>
                </w:rPr>
                <w:t xml:space="preserve"> to its top</w:t>
              </w:r>
            </w:ins>
            <w:r>
              <w:rPr>
                <w:rFonts w:ascii="Arial" w:cs="Arial" w:eastAsia="Arial" w:hAnsi="Arial"/>
                <w:b w:val="false"/>
                <w:bCs w:val="false"/>
                <w:i w:val="false"/>
                <w:iCs w:val="false"/>
                <w:color w:val="000000"/>
                <w:sz w:val="18"/>
                <w:szCs w:val="18"/>
              </w:rPr>
              <w:t xml:space="preserve">.' Learners work independently in silence for 18 minutes. After submitting, they swap with a partner and peer-mark using a teacher-written mark scheme displayed on the board, then write one sentence in their notebooks reflecting on which of the two Kenyan professionals — the fisherman navigating Lake Victoria, or the coastguard — is making the more safety-critical calculation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Lake Victoria problem. Say: 'This is your individual assessment for the whole unit. Use all four steps. Draw your diagram first — that is worth marks. Show all working. You have 18 minutes. Begin.' Set a visible timer for 18 minutes. Circulate continuously. Do NOT answer mathematical questions, but prompt with: 'Have you drawn your diagram yet?' or 'Which sides do you know relative to that angle?' or 'Is that angle of elevation or depression — check your diagram.' At the 10-minute mark, give a time warning: 'Eight minutes remaining — if you have not yet started part (b), move to it now.' At 18 minutes, say 'Pens down — swap books with your partner.' Display the mark scheme on the board and read each step aloud: '</w:t>
            </w:r>
            <w:ins w:id="9257" w:author="Claude (AI) - proposed" w:date="2026-10-14T16:33:10Z">
              <w:r>
                <w:rPr>
                  <w:rFonts w:ascii="Arial" w:cs="Arial" w:eastAsia="Arial" w:hAnsi="Arial"/>
                  <w:b w:val="false"/>
                  <w:bCs w:val="false"/>
                  <w:i w:val="false"/>
                  <w:iCs w:val="false"/>
                  <w:color w:val="000000"/>
                  <w:sz w:val="18"/>
                  <w:szCs w:val="18"/>
                </w:rPr>
                <w:t xml:space="preserve">Diagram 1 (boat to cliff top): the 22° angle of depression at the cliff top equals the 22° angle of elevation at the boat (alternate angles). </w:t>
              </w:r>
            </w:ins>
            <w:r>
              <w:rPr>
                <w:rFonts w:ascii="Arial" w:cs="Arial" w:eastAsia="Arial" w:hAnsi="Arial"/>
                <w:b w:val="false"/>
                <w:bCs w:val="false"/>
                <w:i w:val="false"/>
                <w:iCs w:val="false"/>
                <w:color w:val="000000"/>
                <w:sz w:val="18"/>
                <w:szCs w:val="18"/>
              </w:rPr>
              <w:t xml:space="preserve">(a) tan </w:t>
            </w:r>
            <w:del w:id="9258" w:author="Claude (AI) - proposed" w:date="2026-10-14T16:33:10Z">
              <w:r>
                <w:rPr>
                  <w:rFonts w:ascii="Arial" w:cs="Arial" w:eastAsia="Arial" w:hAnsi="Arial"/>
                  <w:b w:val="false"/>
                  <w:bCs w:val="false"/>
                  <w:i w:val="false"/>
                  <w:iCs w:val="false"/>
                  <w:color w:val="000000"/>
                  <w:sz w:val="18"/>
                  <w:szCs w:val="18"/>
                </w:rPr>
                <w:delText xml:space="preserve">38</w:delText>
              </w:r>
            </w:del>
            <w:ins w:id="9259" w:author="Claude (AI) - proposed" w:date="2026-10-14T16:33:10Z">
              <w:r>
                <w:rPr>
                  <w:rFonts w:ascii="Arial" w:cs="Arial" w:eastAsia="Arial" w:hAnsi="Arial"/>
                  <w:b w:val="false"/>
                  <w:bCs w:val="false"/>
                  <w:i w:val="false"/>
                  <w:iCs w:val="false"/>
                  <w:color w:val="000000"/>
                  <w:sz w:val="18"/>
                  <w:szCs w:val="18"/>
                </w:rPr>
                <w:t xml:space="preserve">22</w:t>
              </w:r>
            </w:ins>
            <w:r>
              <w:rPr>
                <w:rFonts w:ascii="Arial" w:cs="Arial" w:eastAsia="Arial" w:hAnsi="Arial"/>
                <w:b w:val="false"/>
                <w:bCs w:val="false"/>
                <w:i w:val="false"/>
                <w:iCs w:val="false"/>
                <w:color w:val="000000"/>
                <w:sz w:val="18"/>
                <w:szCs w:val="18"/>
              </w:rPr>
              <w:t xml:space="preserve">° = h₁ ÷ 120, so h₁</w:t>
            </w:r>
            <w:ins w:id="9260" w:author="Claude (AI) - proposed" w:date="2026-10-14T16:33:10Z">
              <w:r>
                <w:rPr>
                  <w:rFonts w:ascii="Arial" w:cs="Arial" w:eastAsia="Arial" w:hAnsi="Arial"/>
                  <w:b w:val="false"/>
                  <w:bCs w:val="false"/>
                  <w:i w:val="false"/>
                  <w:iCs w:val="false"/>
                  <w:color w:val="000000"/>
                  <w:sz w:val="18"/>
                  <w:szCs w:val="18"/>
                </w:rPr>
                <w:t xml:space="preserve"> = 120 × tan 22° ≈ 120 × 0.4040 ≈ 48.5 m, the height of the cliff above the water. Diagram 2 (boat to lighthouse top): (b) tan 38° = h₂ ÷ 120, so h₂</w:t>
              </w:r>
            </w:ins>
            <w:r>
              <w:rPr>
                <w:rFonts w:ascii="Arial" w:cs="Arial" w:eastAsia="Arial" w:hAnsi="Arial"/>
                <w:b w:val="false"/>
                <w:bCs w:val="false"/>
                <w:i w:val="false"/>
                <w:iCs w:val="false"/>
                <w:color w:val="000000"/>
                <w:sz w:val="18"/>
                <w:szCs w:val="18"/>
              </w:rPr>
              <w:t xml:space="preserve"> = 120 × tan 38° ≈ 120 × 0.7813 ≈ 93.8 m</w:t>
            </w:r>
            <w:del w:id="9261" w:author="Claude (AI) - proposed" w:date="2026-10-14T16:33:10Z">
              <w:r>
                <w:rPr>
                  <w:rFonts w:ascii="Arial" w:cs="Arial" w:eastAsia="Arial" w:hAnsi="Arial"/>
                  <w:b w:val="false"/>
                  <w:bCs w:val="false"/>
                  <w:i w:val="false"/>
                  <w:iCs w:val="false"/>
                  <w:color w:val="000000"/>
                  <w:sz w:val="18"/>
                  <w:szCs w:val="18"/>
                </w:rPr>
                <w:delText xml:space="preserve"> — that is</w:delText>
              </w:r>
            </w:del>
            <w:ins w:id="9262" w:author="Claude (AI) - proposed" w:date="2026-10-14T16:33:10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 height of the lighthouse </w:t>
            </w:r>
            <w:del w:id="9263" w:author="Claude (AI) - proposed" w:date="2026-10-14T16:33:10Z">
              <w:r>
                <w:rPr>
                  <w:rFonts w:ascii="Arial" w:cs="Arial" w:eastAsia="Arial" w:hAnsi="Arial"/>
                  <w:b w:val="false"/>
                  <w:bCs w:val="false"/>
                  <w:i w:val="false"/>
                  <w:iCs w:val="false"/>
                  <w:color w:val="000000"/>
                  <w:sz w:val="18"/>
                  <w:szCs w:val="18"/>
                </w:rPr>
                <w:delText xml:space="preserve">above the cliff top. (b) tan 22° = h₂ ÷ 120, so h₂ = 120 × tan 22° ≈ 120 × 0.4040 ≈ 48.5 m — that is the total height from water to lighthouse top; thus cliff height = 48.5 − 93.8 ... ' — pause and cold-call: 'Wait — does that make sense? Akinyi, what is wrong with that arithmetic?' [WAIT 15 seconds.] Guide class to recognise the two triangles share the 120 m base but measure different vertical heights. Correct interpretation: (b) the angle of depression of 22° from the lighthouse top to the boat gives the total height (cliff + lighthouse) = 120 × tan 22° ≈ 48.5 m; part (c) cliff height = total − lighthouse = 48.5 − 93.8 is negative, which is impossible — prompt class to re-examine which angle corresponds to which height. Lead class to correct setup: angle of elevation 38° gives height of the full structure above water = 120 × tan 38°</w:delText>
              </w:r>
            </w:del>
            <w:ins w:id="9264" w:author="Claude (AI) - proposed" w:date="2026-10-14T16:33:10Z">
              <w:r>
                <w:rPr>
                  <w:rFonts w:ascii="Arial" w:cs="Arial" w:eastAsia="Arial" w:hAnsi="Arial"/>
                  <w:b w:val="false"/>
                  <w:bCs w:val="false"/>
                  <w:i w:val="false"/>
                  <w:iCs w:val="false"/>
                  <w:color w:val="000000"/>
                  <w:sz w:val="18"/>
                  <w:szCs w:val="18"/>
                </w:rPr>
                <w:t xml:space="preserve">top above the water. (c) Height of the lighthouse = h₂ − h₁</w:t>
              </w:r>
            </w:ins>
            <w:r>
              <w:rPr>
                <w:rFonts w:ascii="Arial" w:cs="Arial" w:eastAsia="Arial" w:hAnsi="Arial"/>
                <w:b w:val="false"/>
                <w:bCs w:val="false"/>
                <w:i w:val="false"/>
                <w:iCs w:val="false"/>
                <w:color w:val="000000"/>
                <w:sz w:val="18"/>
                <w:szCs w:val="18"/>
              </w:rPr>
              <w:t xml:space="preserve"> ≈ 93.8 </w:t>
            </w:r>
            <w:del w:id="9265" w:author="Claude (AI) - proposed" w:date="2026-10-14T16:33:10Z">
              <w:r>
                <w:rPr>
                  <w:rFonts w:ascii="Arial" w:cs="Arial" w:eastAsia="Arial" w:hAnsi="Arial"/>
                  <w:b w:val="false"/>
                  <w:bCs w:val="false"/>
                  <w:i w:val="false"/>
                  <w:iCs w:val="false"/>
                  <w:color w:val="000000"/>
                  <w:sz w:val="18"/>
                  <w:szCs w:val="18"/>
                </w:rPr>
                <w:delText xml:space="preserve">m; angle of depression 22° from lighthouse top gives total height above water = 120 × tan 22° ≈</w:delText>
              </w:r>
            </w:del>
            <w:ins w:id="9266" w:author="Claude (AI) - proposed" w:date="2026-10-14T16:33:10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48.5 </w:t>
            </w:r>
            <w:del w:id="9267" w:author="Claude (AI) - proposed" w:date="2026-10-14T16:33:10Z">
              <w:r>
                <w:rPr>
                  <w:rFonts w:ascii="Arial" w:cs="Arial" w:eastAsia="Arial" w:hAnsi="Arial"/>
                  <w:b w:val="false"/>
                  <w:bCs w:val="false"/>
                  <w:i w:val="false"/>
                  <w:iCs w:val="false"/>
                  <w:color w:val="000000"/>
                  <w:sz w:val="18"/>
                  <w:szCs w:val="18"/>
                </w:rPr>
                <w:delText xml:space="preserve">m. Since 48.5 &lt; 93.8, revisit the problem —</w:delText>
              </w:r>
            </w:del>
            <w:ins w:id="9268" w:author="Claude (AI) - proposed" w:date="2026-10-14T16:33:10Z">
              <w:r>
                <w:rPr>
                  <w:rFonts w:ascii="Arial" w:cs="Arial" w:eastAsia="Arial" w:hAnsi="Arial"/>
                  <w:b w:val="false"/>
                  <w:bCs w:val="false"/>
                  <w:i w:val="false"/>
                  <w:iCs w:val="false"/>
                  <w:color w:val="000000"/>
                  <w:sz w:val="18"/>
                  <w:szCs w:val="18"/>
                </w:rPr>
                <w:t xml:space="preserve">= 45.3 m.' Look-fors and what to say: (i) a learner who uses 38° for the cliff or 22° for</w:t>
              </w:r>
            </w:ins>
            <w:r>
              <w:rPr>
                <w:rFonts w:ascii="Arial" w:cs="Arial" w:eastAsia="Arial" w:hAnsi="Arial"/>
                <w:b w:val="false"/>
                <w:bCs w:val="false"/>
                <w:i w:val="false"/>
                <w:iCs w:val="false"/>
                <w:color w:val="000000"/>
                <w:sz w:val="18"/>
                <w:szCs w:val="18"/>
              </w:rPr>
              <w:t xml:space="preserve"> the lighthouse top</w:t>
            </w:r>
            <w:del w:id="9269" w:author="Claude (AI) - proposed" w:date="2026-10-14T16:33:10Z">
              <w:r>
                <w:rPr>
                  <w:rFonts w:ascii="Arial" w:cs="Arial" w:eastAsia="Arial" w:hAnsi="Arial"/>
                  <w:b w:val="false"/>
                  <w:bCs w:val="false"/>
                  <w:i w:val="false"/>
                  <w:iCs w:val="false"/>
                  <w:color w:val="000000"/>
                  <w:sz w:val="18"/>
                  <w:szCs w:val="18"/>
                </w:rPr>
                <w:delText xml:space="preserve"> is higher, so the angle of depression should be larger for the closer structure. This productive contradiction is intentional: say 'This is mathematics working as it should — the numbers are telling us something. Let us re-read the problem together.' Re-examine and clarify that the angle of elevation</w:delText>
              </w:r>
            </w:del>
            <w:ins w:id="9270" w:author="Claude (AI) - proposed" w:date="2026-10-14T16:33:10Z">
              <w:r>
                <w:rPr>
                  <w:rFonts w:ascii="Arial" w:cs="Arial" w:eastAsia="Arial" w:hAnsi="Arial"/>
                  <w:b w:val="false"/>
                  <w:bCs w:val="false"/>
                  <w:i w:val="false"/>
                  <w:iCs w:val="false"/>
                  <w:color w:val="000000"/>
                  <w:sz w:val="18"/>
                  <w:szCs w:val="18"/>
                </w:rPr>
                <w:t xml:space="preserve">: ask 'Which angle is measured to the cliff top and which</w:t>
              </w:r>
            </w:ins>
            <w:r>
              <w:rPr>
                <w:rFonts w:ascii="Arial" w:cs="Arial" w:eastAsia="Arial" w:hAnsi="Arial"/>
                <w:b w:val="false"/>
                <w:bCs w:val="false"/>
                <w:i w:val="false"/>
                <w:iCs w:val="false"/>
                <w:color w:val="000000"/>
                <w:sz w:val="18"/>
                <w:szCs w:val="18"/>
              </w:rPr>
              <w:t xml:space="preserve"> to the lighthouse top</w:t>
            </w:r>
            <w:del w:id="9271" w:author="Claude (AI) - proposed" w:date="2026-10-14T16:33:10Z">
              <w:r>
                <w:rPr>
                  <w:rFonts w:ascii="Arial" w:cs="Arial" w:eastAsia="Arial" w:hAnsi="Arial"/>
                  <w:b w:val="false"/>
                  <w:bCs w:val="false"/>
                  <w:i w:val="false"/>
                  <w:iCs w:val="false"/>
                  <w:color w:val="000000"/>
                  <w:sz w:val="18"/>
                  <w:szCs w:val="18"/>
                </w:rPr>
                <w:delText xml:space="preserve"> (38°) gives total height = 93.8 m, and</w:delText>
              </w:r>
            </w:del>
            <w:ins w:id="9272" w:author="Claude (AI) - proposed" w:date="2026-10-14T16:33:10Z">
              <w:r>
                <w:rPr>
                  <w:rFonts w:ascii="Arial" w:cs="Arial" w:eastAsia="Arial" w:hAnsi="Arial"/>
                  <w:b w:val="false"/>
                  <w:bCs w:val="false"/>
                  <w:i w:val="false"/>
                  <w:iCs w:val="false"/>
                  <w:color w:val="000000"/>
                  <w:sz w:val="18"/>
                  <w:szCs w:val="18"/>
                </w:rPr>
                <w:t xml:space="preserve">? Mark each on your diagram.'; (ii) a learner who draws the 22° inside the triangle at the top, between the cliff and the line of sight: ask 'From which line is an</w:t>
              </w:r>
            </w:ins>
            <w:r>
              <w:rPr>
                <w:rFonts w:ascii="Arial" w:cs="Arial" w:eastAsia="Arial" w:hAnsi="Arial"/>
                <w:b w:val="false"/>
                <w:bCs w:val="false"/>
                <w:i w:val="false"/>
                <w:iCs w:val="false"/>
                <w:color w:val="000000"/>
                <w:sz w:val="18"/>
                <w:szCs w:val="18"/>
              </w:rPr>
              <w:t xml:space="preserve"> angle of depression </w:t>
            </w:r>
            <w:del w:id="9273" w:author="Claude (AI) - proposed" w:date="2026-10-14T16:33:10Z">
              <w:r>
                <w:rPr>
                  <w:rFonts w:ascii="Arial" w:cs="Arial" w:eastAsia="Arial" w:hAnsi="Arial"/>
                  <w:b w:val="false"/>
                  <w:bCs w:val="false"/>
                  <w:i w:val="false"/>
                  <w:iCs w:val="false"/>
                  <w:color w:val="000000"/>
                  <w:sz w:val="18"/>
                  <w:szCs w:val="18"/>
                </w:rPr>
                <w:delText xml:space="preserve">from</w:delText>
              </w:r>
            </w:del>
            <w:ins w:id="9274" w:author="Claude (AI) - proposed" w:date="2026-10-14T16:33:10Z">
              <w:r>
                <w:rPr>
                  <w:rFonts w:ascii="Arial" w:cs="Arial" w:eastAsia="Arial" w:hAnsi="Arial"/>
                  <w:b w:val="false"/>
                  <w:bCs w:val="false"/>
                  <w:i w:val="false"/>
                  <w:iCs w:val="false"/>
                  <w:color w:val="000000"/>
                  <w:sz w:val="18"/>
                  <w:szCs w:val="18"/>
                </w:rPr>
                <w:t xml:space="preserve">measured?'; (iii) a learner who gives 93.8 m as the lighthouse height: ask 'Is 93.8 m measured from the water or from the top of the cliff?' Sense check: the</w:t>
              </w:r>
            </w:ins>
            <w:r>
              <w:rPr>
                <w:rFonts w:ascii="Arial" w:cs="Arial" w:eastAsia="Arial" w:hAnsi="Arial"/>
                <w:b w:val="false"/>
                <w:bCs w:val="false"/>
                <w:i w:val="false"/>
                <w:iCs w:val="false"/>
                <w:color w:val="000000"/>
                <w:sz w:val="18"/>
                <w:szCs w:val="18"/>
              </w:rPr>
              <w:t xml:space="preserve"> lighthouse top (</w:t>
            </w:r>
            <w:del w:id="9275" w:author="Claude (AI) - proposed" w:date="2026-10-14T16:33:10Z">
              <w:r>
                <w:rPr>
                  <w:rFonts w:ascii="Arial" w:cs="Arial" w:eastAsia="Arial" w:hAnsi="Arial"/>
                  <w:b w:val="false"/>
                  <w:bCs w:val="false"/>
                  <w:i w:val="false"/>
                  <w:iCs w:val="false"/>
                  <w:color w:val="000000"/>
                  <w:sz w:val="18"/>
                  <w:szCs w:val="18"/>
                </w:rPr>
                <w:delText xml:space="preserve">22°) also gives the same total height (alternate interior angles) ≈ </w:delText>
              </w:r>
            </w:del>
            <w:ins w:id="9276" w:author="Claude (AI) - proposed" w:date="2026-10-14T16:33:10Z">
              <w:r>
                <w:rPr>
                  <w:rFonts w:ascii="Arial" w:cs="Arial" w:eastAsia="Arial" w:hAnsi="Arial"/>
                  <w:b w:val="false"/>
                  <w:bCs w:val="false"/>
                  <w:i w:val="false"/>
                  <w:iCs w:val="false"/>
                  <w:color w:val="000000"/>
                  <w:sz w:val="18"/>
                  <w:szCs w:val="18"/>
                </w:rPr>
                <w:t xml:space="preserve">93.8 m) must be higher than the cliff top (</w:t>
              </w:r>
            </w:ins>
            <w:r>
              <w:rPr>
                <w:rFonts w:ascii="Arial" w:cs="Arial" w:eastAsia="Arial" w:hAnsi="Arial"/>
                <w:b w:val="false"/>
                <w:bCs w:val="false"/>
                <w:i w:val="false"/>
                <w:iCs w:val="false"/>
                <w:color w:val="000000"/>
                <w:sz w:val="18"/>
                <w:szCs w:val="18"/>
              </w:rPr>
              <w:t xml:space="preserve">48.5 m</w:t>
            </w:r>
            <w:del w:id="9277" w:author="Claude (AI) - proposed" w:date="2026-10-14T16:33:10Z">
              <w:r>
                <w:rPr>
                  <w:rFonts w:ascii="Arial" w:cs="Arial" w:eastAsia="Arial" w:hAnsi="Arial"/>
                  <w:b w:val="false"/>
                  <w:bCs w:val="false"/>
                  <w:i w:val="false"/>
                  <w:iCs w:val="false"/>
                  <w:color w:val="000000"/>
                  <w:sz w:val="18"/>
                  <w:szCs w:val="18"/>
                </w:rPr>
                <w:delText xml:space="preserve">, which now reveals an inconsistency designed to promote critical thinking</w:delText>
              </w:r>
            </w:del>
            <w:ins w:id="9278" w:author="Claude (AI) - proposed" w:date="2026-10-14T16:33:10Z">
              <w:r>
                <w:rPr>
                  <w:rFonts w:ascii="Arial" w:cs="Arial" w:eastAsia="Arial" w:hAnsi="Arial"/>
                  <w:b w:val="false"/>
                  <w:bCs w:val="false"/>
                  <w:i w:val="false"/>
                  <w:iCs w:val="false"/>
                  <w:color w:val="000000"/>
                  <w:sz w:val="18"/>
                  <w:szCs w:val="18"/>
                </w:rPr>
                <w:t xml:space="preserve">), and it is</w:t>
              </w:r>
            </w:ins>
            <w:r>
              <w:rPr>
                <w:rFonts w:ascii="Arial" w:cs="Arial" w:eastAsia="Arial" w:hAnsi="Arial"/>
                <w:b w:val="false"/>
                <w:bCs w:val="false"/>
                <w:i w:val="false"/>
                <w:iCs w:val="false"/>
                <w:color w:val="000000"/>
                <w:sz w:val="18"/>
                <w:szCs w:val="18"/>
              </w:rPr>
              <w:t xml:space="preserve">. Conclude: 'Real problems need careful diagram work. The diagram saves you every time.' Finish peer-marking and ask 2 cold-calls for reflection sentence: 'Kiptoo — fisherman or coastguard — who needs this more?' [WAIT 12 seconds.] 'Nafula — what did you write?'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Transfer Task with Productive Struggle and Peer-Mark Debrief: The multi-step Lake Victoria problem requires learners to apply every major concept from the unit in an unfamiliar context. The intentional complexity of the two-triangle setup creates productive struggle. The peer-marking debrief immediately after transforms the assessment into another learning event — learners see correct reasoning modelled and identify their own errors against a clear standard. The final reflection sentence connects mathematics to real Kenyan livelihoods (Lake Victoria fishing and coastguard communities).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peer-marked scripts at the end of the phase. Evidence of mastery (Meets Expectations, KICD rubric): learner draws two correctly labelled right-angled triangles; correctly identifies angle of elevation and angle of depression; selects tan ratio for both parts; rearranges correctly; evaluates using tables or calculator. Evidence of Exceeds Expectations: learner </w:t>
            </w:r>
            <w:del w:id="9279" w:author="Claude (AI) - proposed" w:date="2026-10-14T16:33:10Z">
              <w:r>
                <w:rPr>
                  <w:rFonts w:ascii="Arial" w:cs="Arial" w:eastAsia="Arial" w:hAnsi="Arial"/>
                  <w:b w:val="false"/>
                  <w:bCs w:val="false"/>
                  <w:i w:val="false"/>
                  <w:iCs w:val="false"/>
                  <w:color w:val="000000"/>
                  <w:sz w:val="18"/>
                  <w:szCs w:val="18"/>
                </w:rPr>
                <w:delText xml:space="preserve">identifies and reconciles the two-triangle relationship</w:delText>
              </w:r>
            </w:del>
            <w:ins w:id="9280" w:author="Claude (AI) - proposed" w:date="2026-10-14T16:33:10Z">
              <w:r>
                <w:rPr>
                  <w:rFonts w:ascii="Arial" w:cs="Arial" w:eastAsia="Arial" w:hAnsi="Arial"/>
                  <w:b w:val="false"/>
                  <w:bCs w:val="false"/>
                  <w:i w:val="false"/>
                  <w:iCs w:val="false"/>
                  <w:color w:val="000000"/>
                  <w:sz w:val="18"/>
                  <w:szCs w:val="18"/>
                </w:rPr>
                <w:t xml:space="preserve">explains that the 22° angle of depression at the cliff top equals the angle of elevation at the boat (alternate angles), shows that the lighthouse height is the difference of the two heights,</w:t>
              </w:r>
            </w:ins>
            <w:r>
              <w:rPr>
                <w:rFonts w:ascii="Arial" w:cs="Arial" w:eastAsia="Arial" w:hAnsi="Arial"/>
                <w:b w:val="false"/>
                <w:bCs w:val="false"/>
                <w:i w:val="false"/>
                <w:iCs w:val="false"/>
                <w:color w:val="000000"/>
                <w:sz w:val="18"/>
                <w:szCs w:val="18"/>
              </w:rPr>
              <w:t xml:space="preserve"> and interprets the result in context. Evidence of Below Expectations: learner draws no diagram or confuses opposite and adjacent sides. Use these scripts for written feedback to be returned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cb24pzqwgya1cbpxspej">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vhl_hswf_t_n5d52c5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tj2e6xxl3cxope7hnsjj">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uz9a6m0yu27qegzxokz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turns to face the Driving Question Board (DQB) that has been updated across all eight lessons. The teacher reads aloud each question card still on the board. Learners vote — thumbs up for 'fully answered', thumbs sideways for 'partially answered', thumbs down for 'still open' — and one volunteer per question writes the consensus status on a sticky note attached to the card. For questions marked 'fully answered', the class nominates the lesson in which the answer was established. Learners then individually write a 'Unit Exit Reflection' in their notebooks: three sentences — one thing I could not do in Lesson 1 that I can do now, one Kenyan job that uses what I learned, one question I still have about trigonometry that goes beyond this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w:t>
            </w:r>
            <w:del w:id="9281" w:author="Claude (AI) - proposed" w:date="2026-10-14T16:33:10Z">
              <w:r>
                <w:rPr>
                  <w:rFonts w:ascii="Arial" w:cs="Arial" w:eastAsia="Arial" w:hAnsi="Arial"/>
                  <w:b w:val="false"/>
                  <w:bCs w:val="false"/>
                  <w:i w:val="false"/>
                  <w:iCs w:val="false"/>
                  <w:color w:val="000000"/>
                  <w:sz w:val="18"/>
                  <w:szCs w:val="18"/>
                </w:rPr>
                <w:delText xml:space="preserve">Eight lessons ago</w:delText>
              </w:r>
            </w:del>
            <w:ins w:id="9282" w:author="Claude (AI) - proposed" w:date="2026-10-14T16:33:10Z">
              <w:r>
                <w:rPr>
                  <w:rFonts w:ascii="Arial" w:cs="Arial" w:eastAsia="Arial" w:hAnsi="Arial"/>
                  <w:b w:val="false"/>
                  <w:bCs w:val="false"/>
                  <w:i w:val="false"/>
                  <w:iCs w:val="false"/>
                  <w:color w:val="000000"/>
                  <w:sz w:val="18"/>
                  <w:szCs w:val="18"/>
                </w:rPr>
                <w:t xml:space="preserve">In Lesson 1</w:t>
              </w:r>
            </w:ins>
            <w:r>
              <w:rPr>
                <w:rFonts w:ascii="Arial" w:cs="Arial" w:eastAsia="Arial" w:hAnsi="Arial"/>
                <w:b w:val="false"/>
                <w:bCs w:val="false"/>
                <w:i w:val="false"/>
                <w:iCs w:val="false"/>
                <w:color w:val="000000"/>
                <w:sz w:val="18"/>
                <w:szCs w:val="18"/>
              </w:rPr>
              <w:t xml:space="preserve"> we posted our very first questions on this board. Let us see how far we have come.' Read each card aloud one by one. For the unit driving question — 'How can we use the angles and one side of a right-angled triangle to find any unknown height or distance?' — pause and ask: 'Can we answer this now? Raise your hand if yes.' [Expect near-universal hands.] Cold-call: 'Mwangi — answer it for us in one sentence.' [WAIT 12 seconds.] Accept and affirm: 'Exactly. We use the tangent ratio — or sine or cosine, depending on which sides we know — to link the known angle and the known side to the unknown side.' Move through all cards. For any card still marked open (e.g., 'What about angles greater than 90°?'), say: 'This is a genuinely open question — it goes beyond Trigonometry 1 into Trigonometry 2, which you will meet in Grade 11. Add it to your personal mathematics question list.' After the board review, say: 'Now write your Unit Exit Reflection. Three sentences. You have 5 minutes. No talking.' Allow 5 minutes. Cold-call 3 learners to share one sentence each: 'Adhiambo — read me your Kenyan job sentence.' [WAIT 10 seconds.] Collect reflections or ask learners to keep them in their portfolios.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Synthesis and Metacognitive Exit Reflection: The DQB review externalises the class's collective knowledge growth, making visible the arc from puzzlement to mastery. Voting with thumbs gives every learner a voice, not just confident speakers. The three-sentence reflection structure (what I can now do / Kenyan job connection / remaining question) combines declarative knowledge, real-world relevance, and honest intellectual humility — all core CBE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all learners able to articulate the driving question answer in their own words; (2) accurate attribution of lessons to answered questions (e.g., 'We answered the complementary-angle question in Lesson 3'); (3) exit reflection sentences that are specific (e.g., 'I can now calculate the height of a building using a protractor and a tape measure' rather than 'I learned trigonometry'). Flag any learner who cannot name a Kenyan profession for follow-up conversation.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c5ne9c7tbnooakjyknk6">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kwre8snao5b-_ub7c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kszhpfruye1unmdm3ko">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p45_nxj7xxxib_mdx3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Lesson 1 right-angled triangle sketch — the rough drawing made before they knew what sine, cosine, or tangent were. They place it beside a fresh page and draw the 'Final Model': a fully annotated right-angled triangle diagram that labels the hypotenuse, opposite side, adjacent side (relative to a chosen acute angle θ), all three trigonometric ratios in SOH-CAH-TOA form, the complementary-angle relationship, the special-angle table (30°/45°/60°), and an arrow labelled 'Nakuru mast: h = 40 tan 50° ≈ 47.7 m'. Below the diagram, learners write two sentences comparing their Lesson 1 model with their final model: what was missing, and what the missing piece made possible. Learners who finish early add a second annotated diagram showing the Lake Victoria two-triangle problem from the Explain Phase.</w:t>
            </w:r>
            <w:ins w:id="9283" w:author="Claude (AI) - proposed" w:date="2026-10-14T16:33:10Z">
              <w:r>
                <w:rPr>
                  <w:rFonts w:ascii="Arial" w:cs="Arial" w:eastAsia="Arial" w:hAnsi="Arial"/>
                  <w:b w:val="false"/>
                  <w:bCs w:val="false"/>
                  <w:i w:val="false"/>
                  <w:iCs w:val="false"/>
                  <w:color w:val="000000"/>
                  <w:sz w:val="18"/>
                  <w:szCs w:val="18"/>
                </w:rPr>
                <w:t xml:space="preserve"> As the KICD clinometer project, learners use the clinometer they made after Lesson 5 (outside class time, in pairs, inside the school compound) to measure the angle of elevation to the top of the flagpole or a tree from a tape-measured distance, calculate its height with tan, and compare their result with another pair's.</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final model update of the entire unit. Open to Lesson 1 — find your very first triangle sketch. Look at it for 30 seconds.' [Allow 30 seconds of silence.] 'Now, on the facing page, draw your Final Model. Make it complete. Label everything we have learned: SOH-CAH-TOA, complementary angles, special angles, and — most importantly — annotate it with the Nakuru mast solution. You have 8 minutes.' Circulate, prompting quietly: 'Have you labelled which side is opposite relative to your chosen angle?' and 'Where is sin θ = cos(90° − θ) on your model?' At 6 minutes: 'Two minutes — add your two comparison sentences.' After 8 minutes, ask 2 volunteers to hold up both pages (Lesson 1 sketch and Final Model) for the class to see side-by-side. Say: 'This — the gap between these two pages — is exactly what trigonometry filled. You arrived at Lesson 1 with strong algebra and Pythagoras. You leave with a new tool that links angles to side ratios. That tool is yours now.' Close the lesson: 'The mast in Nakuru is 47.7 metres tall. You know that. You can prove it. That is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Comparative Model Revision (L1 vs L8): Placing the original sketch next to the final annotated diagram makes the conceptual journey concrete and visible. The act of annotating the final model requires learners to reconstruct all unit content from memory in an integrated, relational form — not as a list of isolated facts, but as a single coherent diagram. The two comparison sentences force explicit metacognitive reflection on what the new mathematical tool made possible, directly addressing the KICD outcome 'reflect on the use of trigonometry in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that final model diagrams include: (1) correctly labelled opposite, adjacent, hypotenuse relative to a marked angle θ; (2) all three SOH-CAH-TOA ratios written correctly; (3) the complementary-angle relationship sin θ = cos(90° − θ); (4) at least three special-angle exact values; (5) the Nakuru mast annotation with numerical answer. The two comparison sentences should explicitly name what was missing (e.g., 'In Lesson 1 I had no way to link the angle to the side lengths') and what it made possible ('Now I can calculate any height given one side and one angle'). Collect final models as part of portfolio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I revealed the Nakuru mast answer (47.7 m) in the Observe Phase, did learners show genuine emotional satisfaction — a sense of resolution — or did the moment feel routine? If it felt routine, what could I do in a future unit to build more sustained anticipation around the anchoring phenomenon across all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During the independent Lake Victoria assessment task, how many learners drew a clear, correctly labelled diagram before attempting any calculation? For those who did not, was the missing diagram the root cause of their errors? What earlier lessons or habits of practice could I reinforce to make 'draw first' a non-negotiable reflex?</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On the Driving Question Board review, were there any questions that the class consensus marked 'partially answered' or 'still open' that I had assumed were fully resolved? What does this tell me about gaps between my intended learning sequence and learners' actual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How representative were the three learners I cold-called in each phase? Did I consistently reach learners from different ability bands, genders, and backgrounds — or did I default to the most confident volunteers? What cold-calling strategy would help me ensure broader, more equitable participation?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Comparing learners' Lesson 1 sketches with their Final Model diagrams: which elements of the final model (e.g., the complementary-angle relationship, the special-angle values, the Nakuru annotation) were most consistently present or absent? What does the pattern of omissions reveal about which concepts need reinforcement at the start of Trigonometry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observed a two-stage Lake Victoria problem (lighthouse on a cliff near Kisumu) requiring two separate right-angled triangle diagrams linked by a common horizontal distance of 120 m, one using angle of elevation and one using angle of depression.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0utyapi5gt3d57qfirb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qfxdkyjfcaxev_flazx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bp0v8gskywyimxmyetzh" Type="http://schemas.openxmlformats.org/officeDocument/2006/relationships/hyperlink" Target="https://creativecommons.org/licenses/by-nc/4.0/" TargetMode="External"/><Relationship Id="rIdm4vcgunymjo-c083vsjh0" Type="http://schemas.openxmlformats.org/officeDocument/2006/relationships/hyperlink" Target="https://creativecommons.org/licenses/by-nc/4.0/" TargetMode="External"/><Relationship Id="rIdw5hqkto-rsedhcplj1otp" Type="http://schemas.openxmlformats.org/officeDocument/2006/relationships/hyperlink" Target="https://creativecommons.org/licenses/by-nc/4.0/" TargetMode="External"/><Relationship Id="rIdifhsnfmipiatbgeyapp8g" Type="http://schemas.openxmlformats.org/officeDocument/2006/relationships/hyperlink" Target="http://ares.local:8069/en/learn/#/topics/c/290a794fe70e53648ec0cc809bdd8c3a" TargetMode="External"/><Relationship Id="rId3mushirshp7gieon4s8d_"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gmvgzju1y_enfwy9xw1" Type="http://schemas.openxmlformats.org/officeDocument/2006/relationships/hyperlink" Target="http://ares.local:8069/en/learn/#/topics/c/f3f9325f136857988116854274a5162f" TargetMode="External"/><Relationship Id="rIdco1foshu21hzmy1jrhh0e"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in9cb9eovggtxeh9wtrr" Type="http://schemas.openxmlformats.org/officeDocument/2006/relationships/hyperlink" Target="http://ares.local:8069/en/learn/#/topics/c/a795fa03a2b95ba69a2d904768b5acfc" TargetMode="External"/><Relationship Id="rIdf2eak2m7rn9no_4bcatq4"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9hd5pkthgl8tumydwjk" Type="http://schemas.openxmlformats.org/officeDocument/2006/relationships/hyperlink" Target="http://ares.local:8069/en/learn/#/topics/c/f3f9325f136857988116854274a5162f" TargetMode="External"/><Relationship Id="rId_bm-4vjmmiumm28ifxh_a"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vgpdcvvq9fxur7ea3f1" Type="http://schemas.openxmlformats.org/officeDocument/2006/relationships/hyperlink" Target="http://ares.local:8069/en/learn/#/topics/c/7769bfa98d1e5e55a6424f2c1744a662" TargetMode="External"/><Relationship Id="rId4kawzbunc_2vsvnmwxf4n"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xlaqt4poqwnhwvhyrdd" Type="http://schemas.openxmlformats.org/officeDocument/2006/relationships/hyperlink" Target="http://ares.local:8069/en/learn/#/topics/c/d4d6866ff7bc53f39543d74828756dcc" TargetMode="External"/><Relationship Id="rId_ednsq_vmfwq8_bcsjlry"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ojoawpzoqxzzpdcy0cb" Type="http://schemas.openxmlformats.org/officeDocument/2006/relationships/hyperlink" Target="http://ares.local:8069/en/learn/#/topics/c/290a794fe70e53648ec0cc809bdd8c3a" TargetMode="External"/><Relationship Id="rIddysr69xdxtrxxiz-valfk"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ezfeem1wdjsukcih-xn" Type="http://schemas.openxmlformats.org/officeDocument/2006/relationships/hyperlink" Target="http://ares.local:8069/en/learn/#/topics/c/5de7474b86315e00adedafe9e5cf478b" TargetMode="External"/><Relationship Id="rIdqdexvrhocwrlypoh6xz0-"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_t9wg_kpfcac_q11mr0" Type="http://schemas.openxmlformats.org/officeDocument/2006/relationships/hyperlink" Target="http://ares.local:8069/en/learn/#/topics/c/a795fa03a2b95ba69a2d904768b5acfc" TargetMode="External"/><Relationship Id="rIdg6akyihkgmyke-ujt5mhy"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9hynwsvz9g0tbeelxl1" Type="http://schemas.openxmlformats.org/officeDocument/2006/relationships/hyperlink" Target="http://ares.local:8069/en/learn/#/topics/c/f526c6de3c2257a58bc7717e947895fc" TargetMode="External"/><Relationship Id="rId8q7rvobp3wqtcto4lpige"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az4rhomv3bspuml0ffb" Type="http://schemas.openxmlformats.org/officeDocument/2006/relationships/hyperlink" Target="https://creativecommons.org/licenses/by-nc/4.0/" TargetMode="External"/><Relationship Id="rIdl6uidyimzu2qppybqp9u_" Type="http://schemas.openxmlformats.org/officeDocument/2006/relationships/hyperlink" Target="https://creativecommons.org/licenses/by-nc/4.0/" TargetMode="External"/><Relationship Id="rIdfmybu_mvmxwhzewkh_zcn" Type="http://schemas.openxmlformats.org/officeDocument/2006/relationships/hyperlink" Target="http://ares.local:8069/en/learn/#/topics/c/290a794fe70e53648ec0cc809bdd8c3a" TargetMode="External"/><Relationship Id="rIdnvmfqpz1tygejshppegoh"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mxxzsegvdqih0vzcbni" Type="http://schemas.openxmlformats.org/officeDocument/2006/relationships/hyperlink" Target="http://ares.local:8069/en/learn/#/topics/c/f3f9325f136857988116854274a5162f" TargetMode="External"/><Relationship Id="rIdkkrerb_dcocy4kmilatoo"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0c4284yt1rupsflq9d" Type="http://schemas.openxmlformats.org/officeDocument/2006/relationships/hyperlink" Target="http://ares.local:8069/en/learn/#/topics/c/a795fa03a2b95ba69a2d904768b5acfc" TargetMode="External"/><Relationship Id="rId3wfbb1bnquo2t7xzmml5x"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tpc0isyw2nfybto2cpo" Type="http://schemas.openxmlformats.org/officeDocument/2006/relationships/hyperlink" Target="http://ares.local:8069/en/learn/#/topics/c/f3f9325f136857988116854274a5162f" TargetMode="External"/><Relationship Id="rIdlmskfmqxzlc-b0vn2asol"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64qzjvvdd76lwhmp0ulb" Type="http://schemas.openxmlformats.org/officeDocument/2006/relationships/hyperlink" Target="http://ares.local:8069/en/learn/#/topics/c/7769bfa98d1e5e55a6424f2c1744a662" TargetMode="External"/><Relationship Id="rIdvxnoio62scrcihuaaxqjq"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kvyvvitnsn6s5jf4m_i" Type="http://schemas.openxmlformats.org/officeDocument/2006/relationships/hyperlink" Target="http://ares.local:8069/en/learn/#/topics/c/caa13fc62d8156bcbbff9e737f255de0" TargetMode="External"/><Relationship Id="rIdyts2ze2wv8c5zgv7uj5ay"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5sxkp4_afzcugn51ryp" Type="http://schemas.openxmlformats.org/officeDocument/2006/relationships/hyperlink" Target="http://ares.local:8069/en/learn/#/topics/c/290a794fe70e53648ec0cc809bdd8c3a" TargetMode="External"/><Relationship Id="rIdmskgl6-hpqdprtlkmv3mb"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rczkqy0rmce_9sjrwep" Type="http://schemas.openxmlformats.org/officeDocument/2006/relationships/hyperlink" Target="http://ares.local:8069/en/learn/#/topics/c/d4d6866ff7bc53f39543d74828756dcc" TargetMode="External"/><Relationship Id="rIdjcqh_wzapzxn2jlwrxkmy"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kroml9s70qq7yczxnhu" Type="http://schemas.openxmlformats.org/officeDocument/2006/relationships/hyperlink" Target="http://ares.local:8069/en/learn/#/topics/c/a795fa03a2b95ba69a2d904768b5acfc" TargetMode="External"/><Relationship Id="rIdi6tv2x0yc-nd_8ffvtnjq"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98rsguxawm7mdpkbpbh" Type="http://schemas.openxmlformats.org/officeDocument/2006/relationships/hyperlink" Target="http://ares.local:8069/en/learn/#/topics/c/bd242d72f7885a1788f8fe0d38ac18d3" TargetMode="External"/><Relationship Id="rId7mlxytcqsuee7fbxkjdrp"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wojsy3o3twmincnoz0u" Type="http://schemas.openxmlformats.org/officeDocument/2006/relationships/hyperlink" Target="https://creativecommons.org/licenses/by-nc/4.0/" TargetMode="External"/><Relationship Id="rIdsug4twkqadgntklklx4ea" Type="http://schemas.openxmlformats.org/officeDocument/2006/relationships/hyperlink" Target="https://creativecommons.org/licenses/by-nc/4.0/" TargetMode="External"/><Relationship Id="rIdmxpftofcn70kylvhs7p4x" Type="http://schemas.openxmlformats.org/officeDocument/2006/relationships/hyperlink" Target="http://ares.local:8069/en/learn/#/topics/c/c81f7f851b0556e4aa75e67610672fd6" TargetMode="External"/><Relationship Id="rIdrzs_vc1teosy5z3vwlcsv"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day8d2kqro5fgtcsmra" Type="http://schemas.openxmlformats.org/officeDocument/2006/relationships/hyperlink" Target="http://ares.local:8069/en/learn/#/topics/c/df2c14b5c38958bebf07f3b2af484aed" TargetMode="External"/><Relationship Id="rIdrqepr0sc5ugzmkgg0a8dw"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ynilltfxdrl2fqq2ozo" Type="http://schemas.openxmlformats.org/officeDocument/2006/relationships/hyperlink" Target="http://ares.local:8069/en/learn/#/topics/c/8c406bd50d74557ca7fc588d9222b026" TargetMode="External"/><Relationship Id="rIdze-par_h36eqxzxlv9ij9"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appefsnnv_fqpmv4gxn" Type="http://schemas.openxmlformats.org/officeDocument/2006/relationships/hyperlink" Target="http://ares.local:8069/en/learn/#/topics/c/1d3da498ee905a10b3c8fc1600404e76" TargetMode="External"/><Relationship Id="rIdoyyd_iskwrvbkfijtjgvw"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y_ulr2rmgmjpbqcy5bx" Type="http://schemas.openxmlformats.org/officeDocument/2006/relationships/hyperlink" Target="http://ares.local:8069/en/learn/#/topics/c/1b64b6064c065cccaa1c200a06595470" TargetMode="External"/><Relationship Id="rIdkt0utq5pvymcjju2ghfmk"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uljzwnmrydlmd18_l-e" Type="http://schemas.openxmlformats.org/officeDocument/2006/relationships/hyperlink" Target="http://ares.local:8069/en/learn/#/topics/c/df2c14b5c38958bebf07f3b2af484aed" TargetMode="External"/><Relationship Id="rId4vgosbqi0lu5yubrxgip9"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pdbmyqh_k-lurncha_s" Type="http://schemas.openxmlformats.org/officeDocument/2006/relationships/hyperlink" Target="http://ares.local:8069/en/learn/#/topics/c/841f51f64615532f9ca2786c1d157e86" TargetMode="External"/><Relationship Id="rIdi294qobmo9wuel9unzrrn"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wudv_y28ctwmqffm1zf" Type="http://schemas.openxmlformats.org/officeDocument/2006/relationships/hyperlink" Target="http://ares.local:8069/en/learn/#/topics/c/1d3da498ee905a10b3c8fc1600404e76" TargetMode="External"/><Relationship Id="rIdgipqw8drfa9dvoskgmvfs"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cnnrxggsosdziznftxs" Type="http://schemas.openxmlformats.org/officeDocument/2006/relationships/hyperlink" Target="http://ares.local:8069/en/learn/#/topics/c/c81f7f851b0556e4aa75e67610672fd6" TargetMode="External"/><Relationship Id="rIdp2gxbfiguju37jxn2vdi8"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6bvp9n3msdhei8kaq1n8" Type="http://schemas.openxmlformats.org/officeDocument/2006/relationships/hyperlink" Target="http://ares.local:8069/en/learn/#/topics/c/5a606f4cfa235c6eac44306c021f844e" TargetMode="External"/><Relationship Id="rIdbyalzqxnvar7ncvkgo9fc"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gmqljpx3z5xcrhmtkup" Type="http://schemas.openxmlformats.org/officeDocument/2006/relationships/hyperlink" Target="https://creativecommons.org/licenses/by-nc/4.0/" TargetMode="External"/><Relationship Id="rIdblbzjfqm3_ek4drko_7tj" Type="http://schemas.openxmlformats.org/officeDocument/2006/relationships/hyperlink" Target="https://creativecommons.org/licenses/by-nc/4.0/" TargetMode="External"/><Relationship Id="rId-yqbhy7notsefuucormyu" Type="http://schemas.openxmlformats.org/officeDocument/2006/relationships/hyperlink" Target="http://ares.local:8069/en/learn/#/topics/c/346b2f2e22625a969d3e60bba5daf29e" TargetMode="External"/><Relationship Id="rIdjvjz9k6gho7syejuu4n2j"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54-ibskh-oj3grbomz1n" Type="http://schemas.openxmlformats.org/officeDocument/2006/relationships/hyperlink" Target="http://ares.local:8069/en/learn/#/topics/c/d4d6866ff7bc53f39543d74828756dcc" TargetMode="External"/><Relationship Id="rIdemezg-wvloecinfozjpaq"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8twebauuthxmmy7t3lw" Type="http://schemas.openxmlformats.org/officeDocument/2006/relationships/hyperlink" Target="http://ares.local:8069/en/learn/#/topics/c/a795fa03a2b95ba69a2d904768b5acfc" TargetMode="External"/><Relationship Id="rIda-dczinulg88h1vriauyr"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seru7xulkeqhshmkurg" Type="http://schemas.openxmlformats.org/officeDocument/2006/relationships/hyperlink" Target="http://ares.local:8069/en/learn/#/topics/c/a92046f8fa92569d9161daafffc0e290" TargetMode="External"/><Relationship Id="rIdgerp_nbpspnnvtqkudtql"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omgoeeec5kyhvqua0b6" Type="http://schemas.openxmlformats.org/officeDocument/2006/relationships/hyperlink" Target="http://ares.local:8069/en/learn/#/topics/c/7769bfa98d1e5e55a6424f2c1744a662" TargetMode="External"/><Relationship Id="rIdvubvo3ttjlxi9mzfnlenk"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ytlt9tjaetfibm35pr-" Type="http://schemas.openxmlformats.org/officeDocument/2006/relationships/hyperlink" Target="http://ares.local:8069/en/learn/#/topics/c/d4d6866ff7bc53f39543d74828756dcc" TargetMode="External"/><Relationship Id="rIdspd45mouwnoychhltexpv"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jon8uuexzchhihyg_rv" Type="http://schemas.openxmlformats.org/officeDocument/2006/relationships/hyperlink" Target="http://ares.local:8069/en/learn/#/topics/c/dd3f7ecb833c58d7b634474caa54a3f6" TargetMode="External"/><Relationship Id="rIdaewbbosetiekegdbr2rqm"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swvsq4mmkaxwbd2-c8a" Type="http://schemas.openxmlformats.org/officeDocument/2006/relationships/hyperlink" Target="http://ares.local:8069/en/learn/#/topics/c/a92046f8fa92569d9161daafffc0e290" TargetMode="External"/><Relationship Id="rIdjhkulfzncx1huy1j8ifcz"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1jvyy0bww6smcgyre57" Type="http://schemas.openxmlformats.org/officeDocument/2006/relationships/hyperlink" Target="http://ares.local:8069/en/learn/#/topics/c/346b2f2e22625a969d3e60bba5daf29e" TargetMode="External"/><Relationship Id="rIdrjkgs3xjosycxio67gw-c"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ktftto2042tvmqtog-" Type="http://schemas.openxmlformats.org/officeDocument/2006/relationships/hyperlink" Target="http://ares.local:8069/en/learn/#/topics/c/f3f9325f136857988116854274a5162f" TargetMode="External"/><Relationship Id="rIdl144hlalrmrujyc4_wmke"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p-vsvbmuvybcqgs1p9t" Type="http://schemas.openxmlformats.org/officeDocument/2006/relationships/hyperlink" Target="https://creativecommons.org/licenses/by-nc/4.0/" TargetMode="External"/><Relationship Id="rIdfxcygzefwjudtrbpo-dhg" Type="http://schemas.openxmlformats.org/officeDocument/2006/relationships/hyperlink" Target="https://creativecommons.org/licenses/by-nc/4.0/" TargetMode="External"/><Relationship Id="rIdihwmpgnujo-hz48sajuoa" Type="http://schemas.openxmlformats.org/officeDocument/2006/relationships/hyperlink" Target="http://ares.local:8069/en/learn/#/topics/c/9cff9aa1faf65f8dbe3d02ac066c0176" TargetMode="External"/><Relationship Id="rIdbyb_cgrpwz8ejrikjlizp"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2xit_sh9qhniainkftt" Type="http://schemas.openxmlformats.org/officeDocument/2006/relationships/hyperlink" Target="http://ares.local:8069/en/learn/#/topics/c/f3f9325f136857988116854274a5162f" TargetMode="External"/><Relationship Id="rId61c7k6_emvtisppmkb5np"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ccwzmelo31qyu4ofy_j" Type="http://schemas.openxmlformats.org/officeDocument/2006/relationships/hyperlink" Target="http://ares.local:8069/en/learn/#/topics/c/0dd017858b0e54d18ea2651339802273" TargetMode="External"/><Relationship Id="rIdzoaq0gw8-enmcoo5oetof"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yvjplgdyob11vcd8nct" Type="http://schemas.openxmlformats.org/officeDocument/2006/relationships/hyperlink" Target="http://ares.local:8069/en/learn/#/topics/c/74b7dacb5a46565888cfd8de3444166d" TargetMode="External"/><Relationship Id="rIdyn5tdqox_t_mx6dvgarqw"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p0e3g78daeopmyjspre" Type="http://schemas.openxmlformats.org/officeDocument/2006/relationships/hyperlink" Target="http://ares.local:8069/en/learn/#/topics/c/c58164b041255516b212890e4a731107" TargetMode="External"/><Relationship Id="rIdwzjgcdk_iwbt-mdnhrxpw"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sgnonaleikxbfvxpkix" Type="http://schemas.openxmlformats.org/officeDocument/2006/relationships/hyperlink" Target="http://ares.local:8069/en/learn/#/topics/c/d4d6866ff7bc53f39543d74828756dcc" TargetMode="External"/><Relationship Id="rIdm0_5zvhrwo4xmzrvrt84r"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usjcfhfvfmokqa0btfi" Type="http://schemas.openxmlformats.org/officeDocument/2006/relationships/hyperlink" Target="http://ares.local:8069/en/learn/#/topics/c/9cff9aa1faf65f8dbe3d02ac066c0176" TargetMode="External"/><Relationship Id="rIdhbrr-_ibv_fwdkuqvmxv_"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ceygjoc9srbq_c0nftj" Type="http://schemas.openxmlformats.org/officeDocument/2006/relationships/hyperlink" Target="http://ares.local:8069/en/learn/#/topics/c/caa13fc62d8156bcbbff9e737f255de0" TargetMode="External"/><Relationship Id="rId8yuicdr7evwgdc3oph4wj"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933vftymwm86vaejp0e" Type="http://schemas.openxmlformats.org/officeDocument/2006/relationships/hyperlink" Target="http://ares.local:8069/en/learn/#/topics/c/0dd017858b0e54d18ea2651339802273" TargetMode="External"/><Relationship Id="rIdqagmzaxrfwim-hkxmppcu"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u7uksntebrlt-ikjmng" Type="http://schemas.openxmlformats.org/officeDocument/2006/relationships/hyperlink" Target="http://ares.local:8069/en/learn/#/topics/c/5de7474b86315e00adedafe9e5cf478b" TargetMode="External"/><Relationship Id="rIdvttfls8pg6pamq8dgjucx"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brykkorezto0pt4jie1" Type="http://schemas.openxmlformats.org/officeDocument/2006/relationships/hyperlink" Target="https://creativecommons.org/licenses/by-nc/4.0/" TargetMode="External"/><Relationship Id="rId1tlj_znbjbrxd_mbkrffs" Type="http://schemas.openxmlformats.org/officeDocument/2006/relationships/hyperlink" Target="https://creativecommons.org/licenses/by-nc/4.0/" TargetMode="External"/><Relationship Id="rId0rc69tv3ffg4k3kea2xga" Type="http://schemas.openxmlformats.org/officeDocument/2006/relationships/hyperlink" Target="http://ares.local:8069/en/learn/#/topics/c/346b2f2e22625a969d3e60bba5daf29e" TargetMode="External"/><Relationship Id="rIdkl99seoah1vaz6rn1_nyi"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cw9k70dv2viww2bkkhl" Type="http://schemas.openxmlformats.org/officeDocument/2006/relationships/hyperlink" Target="http://ares.local:8069/en/learn/#/topics/c/ac1c567a98b1500c92c8643e05db2c2c" TargetMode="External"/><Relationship Id="rIdbwuz6bpbfbbztg9-ajufe"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fult52sks43u1jlqrew" Type="http://schemas.openxmlformats.org/officeDocument/2006/relationships/hyperlink" Target="http://ares.local:8069/en/learn/#/topics/c/346b2f2e22625a969d3e60bba5daf29e" TargetMode="External"/><Relationship Id="rIdj0wy0smixpzt3mq3mycd-"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rvwpqjk3dfy_lxvsjah" Type="http://schemas.openxmlformats.org/officeDocument/2006/relationships/hyperlink" Target="http://ares.local:8069/en/learn/#/topics/c/76d55217da2654a998000e5203350f97" TargetMode="External"/><Relationship Id="rIdt9edlb3jdp9m-ppflcvz2"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twng1yhr7raebe7subz" Type="http://schemas.openxmlformats.org/officeDocument/2006/relationships/hyperlink" Target="http://ares.local:8069/en/learn/#/topics/c/dd3f7ecb833c58d7b634474caa54a3f6" TargetMode="External"/><Relationship Id="rIdac-gg2cvk2gb55ag76z2r"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46krsbx1dls06gjhurh" Type="http://schemas.openxmlformats.org/officeDocument/2006/relationships/hyperlink" Target="http://ares.local:8069/en/learn/#/topics/c/ac1c567a98b1500c92c8643e05db2c2c" TargetMode="External"/><Relationship Id="rIdnyc3o5fzq6pifaibdc16l"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hubexjseb3effdwcwd8" Type="http://schemas.openxmlformats.org/officeDocument/2006/relationships/hyperlink" Target="http://ares.local:8069/en/learn/#/topics/c/290a794fe70e53648ec0cc809bdd8c3a" TargetMode="External"/><Relationship Id="rId90r9jkcocvxi8dvjkse1-"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pw6rxtqwhmn49drtpmb" Type="http://schemas.openxmlformats.org/officeDocument/2006/relationships/hyperlink" Target="http://ares.local:8069/en/learn/#/topics/c/76d55217da2654a998000e5203350f97" TargetMode="External"/><Relationship Id="rIdunx-wkap5f228sdk3zmyk"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ojbkph2fxqfhvkvzm2js" Type="http://schemas.openxmlformats.org/officeDocument/2006/relationships/hyperlink" Target="http://ares.local:8069/en/learn/#/topics/c/a795fa03a2b95ba69a2d904768b5acfc" TargetMode="External"/><Relationship Id="rIdxf3cu41lp4gmmu_eqqism"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ha4rkkcnt-gboxvr4ev" Type="http://schemas.openxmlformats.org/officeDocument/2006/relationships/hyperlink" Target="http://ares.local:8069/en/learn/#/topics/c/f3f9325f136857988116854274a5162f" TargetMode="External"/><Relationship Id="rId_8e4bkpoiotn4xpksk-xm"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inzcoxtdgm0nex7pwq7" Type="http://schemas.openxmlformats.org/officeDocument/2006/relationships/hyperlink" Target="https://creativecommons.org/licenses/by-nc/4.0/" TargetMode="External"/><Relationship Id="rId66udb7s8zssv7qtbx7liy" Type="http://schemas.openxmlformats.org/officeDocument/2006/relationships/hyperlink" Target="https://creativecommons.org/licenses/by-nc/4.0/" TargetMode="External"/><Relationship Id="rIdrzqo5dpdln49oxseqf-fr" Type="http://schemas.openxmlformats.org/officeDocument/2006/relationships/hyperlink" Target="http://ares.local:8069/en/learn/#/topics/c/0d2d358902b95bbfb499d3eebb3ac613" TargetMode="External"/><Relationship Id="rIdqlja3pewpmbwpmd4tkzre"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aisvebp_mtufusk41vl" Type="http://schemas.openxmlformats.org/officeDocument/2006/relationships/hyperlink" Target="http://ares.local:8069/en/learn/#/topics/c/5a606f4cfa235c6eac44306c021f844e" TargetMode="External"/><Relationship Id="rIdrs0-qiftjn9rbfz9nwj-r"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sgpadct8u8kofdzueix" Type="http://schemas.openxmlformats.org/officeDocument/2006/relationships/hyperlink" Target="http://ares.local:8069/en/learn/#/topics/c/290a794fe70e53648ec0cc809bdd8c3a" TargetMode="External"/><Relationship Id="rIdqvx5qnkjqrn4k84nflhnk"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awg92ak3f1nbak6stjz" Type="http://schemas.openxmlformats.org/officeDocument/2006/relationships/hyperlink" Target="http://ares.local:8069/en/learn/#/topics/c/ac1c567a98b1500c92c8643e05db2c2c" TargetMode="External"/><Relationship Id="rIdj7qhqdiypjk_1lytj9fd_"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gpv0irlvgrelfoenfgm" Type="http://schemas.openxmlformats.org/officeDocument/2006/relationships/hyperlink" Target="http://ares.local:8069/en/learn/#/topics/c/0d2d358902b95bbfb499d3eebb3ac613" TargetMode="External"/><Relationship Id="rId5giy3_-vah1tyqvg29oa-"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iao1mzzhmaj3xpgsy3m" Type="http://schemas.openxmlformats.org/officeDocument/2006/relationships/hyperlink" Target="http://ares.local:8069/en/learn/#/topics/c/5a606f4cfa235c6eac44306c021f844e" TargetMode="External"/><Relationship Id="rId6uh4rlmkq2r-rheyvn5gd"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n3ye3pgu8urcrisnkxf" Type="http://schemas.openxmlformats.org/officeDocument/2006/relationships/hyperlink" Target="http://ares.local:8069/en/learn/#/topics/c/290a794fe70e53648ec0cc809bdd8c3a" TargetMode="External"/><Relationship Id="rIdurhn0n_wkc6mwdeskemzp"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6z4da70uth2ygxv5gifs" Type="http://schemas.openxmlformats.org/officeDocument/2006/relationships/hyperlink" Target="http://ares.local:8069/en/learn/#/topics/c/ac1c567a98b1500c92c8643e05db2c2c" TargetMode="External"/><Relationship Id="rIdshczjfshypsknusqouxfu"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riwcojtt_8o8jii5zct" Type="http://schemas.openxmlformats.org/officeDocument/2006/relationships/hyperlink" Target="http://ares.local:8069/en/learn/#/topics/c/346b2f2e22625a969d3e60bba5daf29e" TargetMode="External"/><Relationship Id="rIdtthsbrc3eo4dwg_oe-lky"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3fae1wgwjasdltdaqgb" Type="http://schemas.openxmlformats.org/officeDocument/2006/relationships/hyperlink" Target="http://ares.local:8069/en/learn/#/topics/c/f526c6de3c2257a58bc7717e947895fc" TargetMode="External"/><Relationship Id="rIdbednerxkfqtsqxp5toues"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rqujtlzckhgcwfwup1f" Type="http://schemas.openxmlformats.org/officeDocument/2006/relationships/hyperlink" Target="https://creativecommons.org/licenses/by-nc/4.0/" TargetMode="External"/><Relationship Id="rIduv5k_87ciefebxlqa1khm" Type="http://schemas.openxmlformats.org/officeDocument/2006/relationships/hyperlink" Target="https://creativecommons.org/licenses/by-nc/4.0/" TargetMode="External"/><Relationship Id="rIdbwzjhlwjhus4kdujxhp3z" Type="http://schemas.openxmlformats.org/officeDocument/2006/relationships/hyperlink" Target="http://ares.local:8069/en/learn/#/topics/c/346b2f2e22625a969d3e60bba5daf29e" TargetMode="External"/><Relationship Id="rIdkgpa6igs4jwnjwvg7-snr"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q5dhyozd5q2t7-vmw2h" Type="http://schemas.openxmlformats.org/officeDocument/2006/relationships/hyperlink" Target="http://ares.local:8069/en/learn/#/topics/c/f3f9325f136857988116854274a5162f" TargetMode="External"/><Relationship Id="rIdzfxxnimta7khyxjhho3pk"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3k80h1tw1ht4kvxinsf" Type="http://schemas.openxmlformats.org/officeDocument/2006/relationships/hyperlink" Target="http://ares.local:8069/en/learn/#/topics/c/346b2f2e22625a969d3e60bba5daf29e" TargetMode="External"/><Relationship Id="rIdkdt4trqzml-ac3gfsxlbi"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nxuihiccjcthczd-rnl" Type="http://schemas.openxmlformats.org/officeDocument/2006/relationships/hyperlink" Target="http://ares.local:8069/en/learn/#/topics/c/f3f9325f136857988116854274a5162f" TargetMode="External"/><Relationship Id="rIdpgolvn27oivbpxwdnzmvg"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25lwnxrn8qgjkwgesnn" Type="http://schemas.openxmlformats.org/officeDocument/2006/relationships/hyperlink" Target="http://ares.local:8069/en/learn/#/topics/c/72e16b53f80f5bbbb18cb0b2ccb69c98" TargetMode="External"/><Relationship Id="rIdb-viczicqmukr36oczbpg"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47hrjgw97cayanpzlvd" Type="http://schemas.openxmlformats.org/officeDocument/2006/relationships/hyperlink" Target="http://ares.local:8069/en/learn/#/topics/c/d4d6866ff7bc53f39543d74828756dcc" TargetMode="External"/><Relationship Id="rIdlngvqu5tvojv2dwdjs823"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b24pzqwgya1cbpxspej" Type="http://schemas.openxmlformats.org/officeDocument/2006/relationships/hyperlink" Target="http://ares.local:8069/en/learn/#/topics/c/dd3f7ecb833c58d7b634474caa54a3f6" TargetMode="External"/><Relationship Id="rIdmfvhl_hswf_t_n5d52c5p"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j2e6xxl3cxope7hnsjj" Type="http://schemas.openxmlformats.org/officeDocument/2006/relationships/hyperlink" Target="http://ares.local:8069/en/learn/#/topics/c/caa13fc62d8156bcbbff9e737f255de0" TargetMode="External"/><Relationship Id="rIdeuz9a6m0yu27qegzxokzg"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5ne9c7tbnooakjyknk6" Type="http://schemas.openxmlformats.org/officeDocument/2006/relationships/hyperlink" Target="http://ares.local:8069/en/learn/#/topics/c/346b2f2e22625a969d3e60bba5daf29e" TargetMode="External"/><Relationship Id="rIdzjkwre8snao5b-_ub7cci"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kszhpfruye1unmdm3ko" Type="http://schemas.openxmlformats.org/officeDocument/2006/relationships/hyperlink" Target="http://ares.local:8069/en/learn/#/topics/c/f3f9325f136857988116854274a5162f" TargetMode="External"/><Relationship Id="rIdisp45_nxj7xxxib_mdx3p"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utyapi5gt3d57qfirbb" Type="http://schemas.openxmlformats.org/officeDocument/2006/relationships/hyperlink" Target="https://creativecommons.org/licenses/by-nc/4.0/" TargetMode="External"/><Relationship Id="rIdiqfxdkyjfcaxev_flazx4"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2026-10-14T16:33:10.261Z</dcterms:created>
  <dcterms:modified xsi:type="dcterms:W3CDTF">2026-10-14T16:33:10.261Z</dcterms:modified>
</cp:coreProperties>
</file>

<file path=docProps/custom.xml><?xml version="1.0" encoding="utf-8"?>
<Properties xmlns="http://schemas.openxmlformats.org/officeDocument/2006/custom-properties" xmlns:vt="http://schemas.openxmlformats.org/officeDocument/2006/docPropsVTypes"/>
</file>