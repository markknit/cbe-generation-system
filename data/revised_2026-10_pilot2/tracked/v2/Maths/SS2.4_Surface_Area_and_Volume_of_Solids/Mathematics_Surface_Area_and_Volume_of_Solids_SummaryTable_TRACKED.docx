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w:t>
            </w:r>
            <w:del w:id="9001" w:author="Claude (AI) - proposed" w:date="2026-10-14T16:33:17Z">
              <w:r>
                <w:rPr>
                  <w:rFonts w:ascii="Arial" w:cs="Arial" w:eastAsia="Arial" w:hAnsi="Arial"/>
                  <w:b w:val="false"/>
                  <w:bCs w:val="false"/>
                  <w:i w:val="false"/>
                  <w:iCs w:val="false"/>
                  <w:color w:val="000000"/>
                  <w:sz w:val="18"/>
                  <w:szCs w:val="18"/>
                </w:rPr>
                <w:delText xml:space="preserve">very </w:delText>
              </w:r>
            </w:del>
            <w:r>
              <w:rPr>
                <w:rFonts w:ascii="Arial" w:cs="Arial" w:eastAsia="Arial" w:hAnsi="Arial"/>
                <w:b w:val="false"/>
                <w:bCs w:val="false"/>
                <w:i w:val="false"/>
                <w:iCs w:val="false"/>
                <w:color w:val="000000"/>
                <w:sz w:val="18"/>
                <w:szCs w:val="18"/>
              </w:rPr>
              <w:t xml:space="preserve">different surface areas. This is why the frustum tank in Kisumu uses less metal sheet than the cylinder-hemisphere tank despite holding the same 5,000 litres of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002" w:author="Claude (AI) - proposed" w:date="2026-10-14T16:33:17Z">
              <w:r>
                <w:rPr>
                  <w:rFonts w:ascii="Arial" w:cs="Arial" w:eastAsia="Arial" w:hAnsi="Arial"/>
                  <w:b w:val="false"/>
                  <w:bCs w:val="false"/>
                  <w:i w:val="false"/>
                  <w:iCs w:val="false"/>
                  <w:color w:val="000000"/>
                  <w:sz w:val="18"/>
                  <w:szCs w:val="18"/>
                </w:rPr>
                <w:delText xml:space="preserve">7.03 m²</w:delText>
              </w:r>
            </w:del>
            <w:ins w:id="9003" w:author="Claude (AI) - proposed" w:date="2026-10-14T16:33:17Z">
              <w:r>
                <w:rPr>
                  <w:rFonts w:ascii="Arial" w:cs="Arial" w:eastAsia="Arial" w:hAnsi="Arial"/>
                  <w:b w:val="false"/>
                  <w:bCs w:val="false"/>
                  <w:i w:val="false"/>
                  <w:iCs w:val="false"/>
                  <w:color w:val="000000"/>
                  <w:sz w:val="18"/>
                  <w:szCs w:val="18"/>
                </w:rPr>
                <w:t xml:space="preserve">16.29 m² (R = 1.0 m, r = 0.8 m, l = 1.97 m)</w:t>
              </w:r>
            </w:ins>
            <w:r>
              <w:rPr>
                <w:rFonts w:ascii="Arial" w:cs="Arial" w:eastAsia="Arial" w:hAnsi="Arial"/>
                <w:b w:val="false"/>
                <w:bCs w:val="false"/>
                <w:i w:val="false"/>
                <w:iCs w:val="false"/>
                <w:color w:val="000000"/>
                <w:sz w:val="18"/>
                <w:szCs w:val="18"/>
              </w:rPr>
              <w:t xml:space="preserve">, costing approximately Ksh </w:t>
            </w:r>
            <w:del w:id="9004" w:author="Claude (AI) - proposed" w:date="2026-10-14T16:33:17Z">
              <w:r>
                <w:rPr>
                  <w:rFonts w:ascii="Arial" w:cs="Arial" w:eastAsia="Arial" w:hAnsi="Arial"/>
                  <w:b w:val="false"/>
                  <w:bCs w:val="false"/>
                  <w:i w:val="false"/>
                  <w:iCs w:val="false"/>
                  <w:color w:val="000000"/>
                  <w:sz w:val="18"/>
                  <w:szCs w:val="18"/>
                </w:rPr>
                <w:delText xml:space="preserve">5,975</w:delText>
              </w:r>
            </w:del>
            <w:ins w:id="9005" w:author="Claude (AI) - proposed" w:date="2026-10-14T16:33:17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7" w:author="Claude (AI) - proposed" w:date="2026-10-14T16:33:17Z"/>
              </w:rPr>
            </w:pPr>
            <w:ins w:id="9006" w:author="Claude (AI) - proposed" w:date="2026-10-14T16:33:17Z">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ins>
          </w:p>
          <w:p>
            <w:pPr>
              <w:keepNext w:val="false"/>
              <w:spacing w:after="40" w:before="0"/>
              <w:jc w:val="left"/>
              <w:rPr>
                <w:del w:id="9009" w:author="Claude (AI) - proposed" w:date="2026-10-14T16:33:17Z"/>
              </w:rPr>
            </w:pPr>
            <w:del w:id="9008" w:author="Claude (AI) - proposed" w:date="2026-10-14T16:33:17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010" w:author="Claude (AI) - proposed" w:date="2026-10-14T16:33:17Z">
              <w:r>
                <w:rPr>
                  <w:rFonts w:ascii="Arial" w:cs="Arial" w:eastAsia="Arial" w:hAnsi="Arial"/>
                  <w:b w:val="false"/>
                  <w:bCs w:val="false"/>
                  <w:i w:val="false"/>
                  <w:iCs w:val="false"/>
                  <w:color w:val="000000"/>
                  <w:sz w:val="18"/>
                  <w:szCs w:val="18"/>
                </w:rPr>
                <w:delText xml:space="preserve">09</w:delText>
              </w:r>
            </w:del>
            <w:ins w:id="9011" w:author="Claude (AI) - proposed" w:date="2026-10-14T16:33: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012" w:author="Claude (AI) - proposed" w:date="2026-10-14T16:33:17Z">
              <w:r>
                <w:rPr>
                  <w:rFonts w:ascii="Arial" w:cs="Arial" w:eastAsia="Arial" w:hAnsi="Arial"/>
                  <w:b w:val="false"/>
                  <w:bCs w:val="false"/>
                  <w:i w:val="false"/>
                  <w:iCs w:val="false"/>
                  <w:color w:val="000000"/>
                  <w:sz w:val="18"/>
                  <w:szCs w:val="18"/>
                </w:rPr>
                <w:delText xml:space="preserve">12π</w:delText>
              </w:r>
            </w:del>
            <w:ins w:id="9013" w:author="Claude (AI) - proposed" w:date="2026-10-14T16:33:17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which is </w:t>
            </w:r>
            <w:del w:id="9014" w:author="Claude (AI) - proposed" w:date="2026-10-14T16:33:17Z">
              <w:r>
                <w:rPr>
                  <w:rFonts w:ascii="Arial" w:cs="Arial" w:eastAsia="Arial" w:hAnsi="Arial"/>
                  <w:b w:val="false"/>
                  <w:bCs w:val="false"/>
                  <w:i w:val="false"/>
                  <w:iCs w:val="false"/>
                  <w:color w:val="000000"/>
                  <w:sz w:val="18"/>
                  <w:szCs w:val="18"/>
                </w:rPr>
                <w:delText xml:space="preserve">measurably</w:delText>
              </w:r>
            </w:del>
            <w:ins w:id="9015" w:author="Claude (AI) - proposed" w:date="2026-10-14T16:33:17Z">
              <w:r>
                <w:rPr>
                  <w:rFonts w:ascii="Arial" w:cs="Arial" w:eastAsia="Arial" w:hAnsi="Arial"/>
                  <w:b w:val="false"/>
                  <w:bCs w:val="false"/>
                  <w:i w:val="false"/>
                  <w:iCs w:val="false"/>
                  <w:color w:val="000000"/>
                  <w:sz w:val="18"/>
                  <w:szCs w:val="18"/>
                </w:rPr>
                <w:t xml:space="preserve">about 0.64 m² (4%)</w:t>
              </w:r>
            </w:ins>
            <w:r>
              <w:rPr>
                <w:rFonts w:ascii="Arial" w:cs="Arial" w:eastAsia="Arial" w:hAnsi="Arial"/>
                <w:b w:val="false"/>
                <w:bCs w:val="false"/>
                <w:i w:val="false"/>
                <w:iCs w:val="false"/>
                <w:color w:val="000000"/>
                <w:sz w:val="18"/>
                <w:szCs w:val="18"/>
              </w:rPr>
              <w:t xml:space="preserve"> larger than the frustum tank's </w:t>
            </w:r>
            <w:del w:id="9016" w:author="Claude (AI) - proposed" w:date="2026-10-14T16:33:17Z">
              <w:r>
                <w:rPr>
                  <w:rFonts w:ascii="Arial" w:cs="Arial" w:eastAsia="Arial" w:hAnsi="Arial"/>
                  <w:b w:val="false"/>
                  <w:bCs w:val="false"/>
                  <w:i w:val="false"/>
                  <w:iCs w:val="false"/>
                  <w:color w:val="000000"/>
                  <w:sz w:val="18"/>
                  <w:szCs w:val="18"/>
                </w:rPr>
                <w:delText xml:space="preserve">surface area</w:delText>
              </w:r>
            </w:del>
            <w:ins w:id="9017" w:author="Claude (AI) - proposed" w:date="2026-10-14T16:33:17Z">
              <w:r>
                <w:rPr>
                  <w:rFonts w:ascii="Arial" w:cs="Arial" w:eastAsia="Arial" w:hAnsi="Arial"/>
                  <w:b w:val="false"/>
                  <w:bCs w:val="false"/>
                  <w:i w:val="false"/>
                  <w:iCs w:val="false"/>
                  <w:color w:val="000000"/>
                  <w:sz w:val="18"/>
                  <w:szCs w:val="18"/>
                </w:rPr>
                <w:t xml:space="preserve">16.29 m²</w:t>
              </w:r>
            </w:ins>
            <w:r>
              <w:rPr>
                <w:rFonts w:ascii="Arial" w:cs="Arial" w:eastAsia="Arial" w:hAnsi="Arial"/>
                <w:b w:val="false"/>
                <w:bCs w:val="false"/>
                <w:i w:val="false"/>
                <w:iCs w:val="false"/>
                <w:color w:val="000000"/>
                <w:sz w:val="18"/>
                <w:szCs w:val="18"/>
              </w:rPr>
              <w:t xml:space="preserve"> computed in Lesson 3 — even though both tanks </w:t>
            </w:r>
            <w:del w:id="9018" w:author="Claude (AI) - proposed" w:date="2026-10-14T16:33:17Z">
              <w:r>
                <w:rPr>
                  <w:rFonts w:ascii="Arial" w:cs="Arial" w:eastAsia="Arial" w:hAnsi="Arial"/>
                  <w:b w:val="false"/>
                  <w:bCs w:val="false"/>
                  <w:i w:val="false"/>
                  <w:iCs w:val="false"/>
                  <w:color w:val="000000"/>
                  <w:sz w:val="18"/>
                  <w:szCs w:val="18"/>
                </w:rPr>
                <w:delText xml:space="preserve">hold exactly</w:delText>
              </w:r>
            </w:del>
            <w:ins w:id="9019" w:author="Claude (AI) - proposed" w:date="2026-10-14T16:33:17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w:t>
            </w:r>
            <w:del w:id="9020" w:author="Claude (AI) - proposed" w:date="2026-10-14T16:33:17Z">
              <w:r>
                <w:rPr>
                  <w:rFonts w:ascii="Arial" w:cs="Arial" w:eastAsia="Arial" w:hAnsi="Arial"/>
                  <w:b w:val="false"/>
                  <w:bCs w:val="false"/>
                  <w:i w:val="false"/>
                  <w:iCs w:val="false"/>
                  <w:color w:val="000000"/>
                  <w:sz w:val="18"/>
                  <w:szCs w:val="18"/>
                </w:rPr>
                <w:delText xml:space="preserve">composite cylinder-hemisphere tank's volume</w:delText>
              </w:r>
            </w:del>
            <w:ins w:id="9021" w:author="Claude (AI) - proposed" w:date="2026-10-14T16:33:17Z">
              <w:r>
                <w:rPr>
                  <w:rFonts w:ascii="Arial" w:cs="Arial" w:eastAsia="Arial" w:hAnsi="Arial"/>
                  <w:b w:val="false"/>
                  <w:bCs w:val="false"/>
                  <w:i w:val="false"/>
                  <w:iCs w:val="false"/>
                  <w:color w:val="000000"/>
                  <w:sz w:val="18"/>
                  <w:szCs w:val="18"/>
                </w:rPr>
                <w:t xml:space="preserve">two tanks' numbers</w:t>
              </w:r>
            </w:ins>
            <w:r>
              <w:rPr>
                <w:rFonts w:ascii="Arial" w:cs="Arial" w:eastAsia="Arial" w:hAnsi="Arial"/>
                <w:b w:val="false"/>
                <w:bCs w:val="false"/>
                <w:i w:val="false"/>
                <w:iCs w:val="false"/>
                <w:color w:val="000000"/>
                <w:sz w:val="18"/>
                <w:szCs w:val="18"/>
              </w:rPr>
              <w:t xml:space="preserve"> must still be </w:t>
            </w:r>
            <w:del w:id="9022" w:author="Claude (AI) - proposed" w:date="2026-10-14T16:33:17Z">
              <w:r>
                <w:rPr>
                  <w:rFonts w:ascii="Arial" w:cs="Arial" w:eastAsia="Arial" w:hAnsi="Arial"/>
                  <w:b w:val="false"/>
                  <w:bCs w:val="false"/>
                  <w:i w:val="false"/>
                  <w:iCs w:val="false"/>
                  <w:color w:val="000000"/>
                  <w:sz w:val="18"/>
                  <w:szCs w:val="18"/>
                </w:rPr>
                <w:delText xml:space="preserve">calculated</w:delText>
              </w:r>
            </w:del>
            <w:ins w:id="9023" w:author="Claude (AI) - proposed" w:date="2026-10-14T16:33:17Z">
              <w:r>
                <w:rPr>
                  <w:rFonts w:ascii="Arial" w:cs="Arial" w:eastAsia="Arial" w:hAnsi="Arial"/>
                  <w:b w:val="false"/>
                  <w:bCs w:val="false"/>
                  <w:i w:val="false"/>
                  <w:iCs w:val="false"/>
                  <w:color w:val="000000"/>
                  <w:sz w:val="18"/>
                  <w:szCs w:val="18"/>
                </w:rPr>
                <w:t xml:space="preserve">set side by side (Lesson 9)</w:t>
              </w:r>
            </w:ins>
            <w:r>
              <w:rPr>
                <w:rFonts w:ascii="Arial" w:cs="Arial" w:eastAsia="Arial" w:hAnsi="Arial"/>
                <w:b w:val="false"/>
                <w:bCs w:val="false"/>
                <w:i w:val="false"/>
                <w:iCs w:val="false"/>
                <w:color w:val="000000"/>
                <w:sz w:val="18"/>
                <w:szCs w:val="18"/>
              </w:rPr>
              <w:t xml:space="preserve"> before a full comparison — and a complete answer to the driving question — can be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024" w:author="Claude (AI) - proposed" w:date="2026-10-14T16:33:17Z">
              <w:r>
                <w:rPr>
                  <w:rFonts w:ascii="Arial" w:cs="Arial" w:eastAsia="Arial" w:hAnsi="Arial"/>
                  <w:b w:val="false"/>
                  <w:bCs w:val="false"/>
                  <w:i w:val="false"/>
                  <w:iCs w:val="false"/>
                  <w:color w:val="000000"/>
                  <w:sz w:val="18"/>
                  <w:szCs w:val="18"/>
                </w:rPr>
                <w:t xml:space="preserve"> (about 4% smaller; it is shorter and wider while the cylinder-hemisphere tank is tall and narrow)</w:t>
              </w:r>
            </w:ins>
            <w:r>
              <w:rPr>
                <w:rFonts w:ascii="Arial" w:cs="Arial" w:eastAsia="Arial" w:hAnsi="Arial"/>
                <w:b w:val="false"/>
                <w:bCs w:val="false"/>
                <w:i w:val="false"/>
                <w:iCs w:val="false"/>
                <w:color w:val="000000"/>
                <w:sz w:val="18"/>
                <w:szCs w:val="18"/>
              </w:rPr>
              <w:t xml:space="preserve">, even though both tanks hold </w:t>
            </w:r>
            <w:del w:id="9025" w:author="Claude (AI) - proposed" w:date="2026-10-14T16:33:17Z">
              <w:r>
                <w:rPr>
                  <w:rFonts w:ascii="Arial" w:cs="Arial" w:eastAsia="Arial" w:hAnsi="Arial"/>
                  <w:b w:val="false"/>
                  <w:bCs w:val="false"/>
                  <w:i w:val="false"/>
                  <w:iCs w:val="false"/>
                  <w:color w:val="000000"/>
                  <w:sz w:val="18"/>
                  <w:szCs w:val="18"/>
                </w:rPr>
                <w:delText xml:space="preserve">exactly</w:delText>
              </w:r>
            </w:del>
            <w:ins w:id="9026" w:author="Claude (AI) - proposed" w:date="2026-10-14T16:33:17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the same volume of water (</w:t>
            </w:r>
            <w:del w:id="9027" w:author="Claude (AI) - proposed" w:date="2026-10-14T16:33:17Z">
              <w:r>
                <w:rPr>
                  <w:rFonts w:ascii="Arial" w:cs="Arial" w:eastAsia="Arial" w:hAnsi="Arial"/>
                  <w:b w:val="false"/>
                  <w:bCs w:val="false"/>
                  <w:i w:val="false"/>
                  <w:iCs w:val="false"/>
                  <w:color w:val="000000"/>
                  <w:sz w:val="18"/>
                  <w:szCs w:val="18"/>
                </w:rPr>
                <w:delText xml:space="preserve">5,000</w:delText>
              </w:r>
            </w:del>
            <w:ins w:id="9028" w:author="Claude (AI) - proposed" w:date="2026-10-14T16:33:17Z">
              <w:r>
                <w:rPr>
                  <w:rFonts w:ascii="Arial" w:cs="Arial" w:eastAsia="Arial" w:hAnsi="Arial"/>
                  <w:b w:val="false"/>
                  <w:bCs w:val="false"/>
                  <w:i w:val="false"/>
                  <w:iCs w:val="false"/>
                  <w:color w:val="000000"/>
                  <w:sz w:val="18"/>
                  <w:szCs w:val="18"/>
                </w:rPr>
                <w:t xml:space="preserve">about 5,030 and 5,010</w:t>
              </w:r>
            </w:ins>
            <w:r>
              <w:rPr>
                <w:rFonts w:ascii="Arial" w:cs="Arial" w:eastAsia="Arial" w:hAnsi="Arial"/>
                <w:b w:val="false"/>
                <w:bCs w:val="false"/>
                <w:i w:val="false"/>
                <w:iCs w:val="false"/>
                <w:color w:val="000000"/>
                <w:sz w:val="18"/>
                <w:szCs w:val="18"/>
              </w:rPr>
              <w:t xml:space="preserve">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029" w:author="Claude (AI) - proposed" w:date="2026-10-14T16:33:17Z">
              <w:r>
                <w:rPr>
                  <w:rFonts w:ascii="Arial" w:cs="Arial" w:eastAsia="Arial" w:hAnsi="Arial"/>
                  <w:b w:val="false"/>
                  <w:bCs w:val="false"/>
                  <w:i w:val="false"/>
                  <w:iCs w:val="false"/>
                  <w:color w:val="000000"/>
                  <w:sz w:val="18"/>
                  <w:szCs w:val="18"/>
                </w:rPr>
                <w:delText xml:space="preserve">exactly</w:delText>
              </w:r>
            </w:del>
            <w:ins w:id="9030" w:author="Claude (AI) - proposed" w:date="2026-10-14T16:33:17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031" w:author="Claude (AI) - proposed" w:date="2026-10-14T16:33:17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032" w:author="Claude (AI) - proposed" w:date="2026-10-14T16:33:17Z">
              <w:r>
                <w:rPr>
                  <w:rFonts w:ascii="Arial" w:cs="Arial" w:eastAsia="Arial" w:hAnsi="Arial"/>
                  <w:b w:val="false"/>
                  <w:bCs w:val="false"/>
                  <w:i w:val="false"/>
                  <w:iCs w:val="false"/>
                  <w:color w:val="000000"/>
                  <w:sz w:val="18"/>
                  <w:szCs w:val="18"/>
                </w:rPr>
                <w:t xml:space="preserve"> (13.15 m², 13.69 m² and 15.39 m² with the base not counted)</w:t>
              </w:r>
            </w:ins>
            <w:r>
              <w:rPr>
                <w:rFonts w:ascii="Arial" w:cs="Arial" w:eastAsia="Arial" w:hAnsi="Arial"/>
                <w:b w:val="false"/>
                <w:bCs w:val="false"/>
                <w:i w:val="false"/>
                <w:iCs w:val="false"/>
                <w:color w:val="000000"/>
                <w:sz w:val="18"/>
                <w:szCs w:val="18"/>
              </w:rPr>
              <w:t xml:space="preserve">.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w:t>
            </w:r>
            <w:del w:id="9033" w:author="Claude (AI) - proposed" w:date="2026-10-14T16:33:17Z">
              <w:r>
                <w:rPr>
                  <w:rFonts w:ascii="Arial" w:cs="Arial" w:eastAsia="Arial" w:hAnsi="Arial"/>
                  <w:b w:val="false"/>
                  <w:bCs w:val="false"/>
                  <w:i w:val="false"/>
                  <w:iCs w:val="false"/>
                  <w:color w:val="000000"/>
                  <w:sz w:val="18"/>
                  <w:szCs w:val="18"/>
                </w:rPr>
                <w:delText xml:space="preserve">uses</w:delText>
              </w:r>
            </w:del>
            <w:ins w:id="9034" w:author="Claude (AI) - proposed" w:date="2026-10-14T16:33:17Z">
              <w:r>
                <w:rPr>
                  <w:rFonts w:ascii="Arial" w:cs="Arial" w:eastAsia="Arial" w:hAnsi="Arial"/>
                  <w:b w:val="false"/>
                  <w:bCs w:val="false"/>
                  <w:i w:val="false"/>
                  <w:iCs w:val="false"/>
                  <w:color w:val="000000"/>
                  <w:sz w:val="18"/>
                  <w:szCs w:val="18"/>
                </w:rPr>
                <w:t xml:space="preserve">(R = 1.0 m, r = 0.8 m, h = 1.96 m) uses about 4%</w:t>
              </w:r>
            </w:ins>
            <w:r>
              <w:rPr>
                <w:rFonts w:ascii="Arial" w:cs="Arial" w:eastAsia="Arial" w:hAnsi="Arial"/>
                <w:b w:val="false"/>
                <w:bCs w:val="false"/>
                <w:i w:val="false"/>
                <w:iCs w:val="false"/>
                <w:color w:val="000000"/>
                <w:sz w:val="18"/>
                <w:szCs w:val="18"/>
              </w:rPr>
              <w:t xml:space="preserve"> less metal sheet than the composite cylinder-hemisphere tank </w:t>
            </w:r>
            <w:del w:id="9035" w:author="Claude (AI) - proposed" w:date="2026-10-14T16:33:17Z">
              <w:r>
                <w:rPr>
                  <w:rFonts w:ascii="Arial" w:cs="Arial" w:eastAsia="Arial" w:hAnsi="Arial"/>
                  <w:b w:val="false"/>
                  <w:bCs w:val="false"/>
                  <w:i w:val="false"/>
                  <w:iCs w:val="false"/>
                  <w:color w:val="000000"/>
                  <w:sz w:val="18"/>
                  <w:szCs w:val="18"/>
                </w:rPr>
                <w:delText xml:space="preserve">for</w:delText>
              </w:r>
            </w:del>
            <w:ins w:id="9036" w:author="Claude (AI) - proposed" w:date="2026-10-14T16:33:17Z">
              <w:r>
                <w:rPr>
                  <w:rFonts w:ascii="Arial" w:cs="Arial" w:eastAsia="Arial" w:hAnsi="Arial"/>
                  <w:b w:val="false"/>
                  <w:bCs w:val="false"/>
                  <w:i w:val="false"/>
                  <w:iCs w:val="false"/>
                  <w:color w:val="000000"/>
                  <w:sz w:val="18"/>
                  <w:szCs w:val="18"/>
                </w:rPr>
                <w:t xml:space="preserve">(16.29 m² against 16.93 m² with both bases counted) for about</w:t>
              </w:r>
            </w:ins>
            <w:r>
              <w:rPr>
                <w:rFonts w:ascii="Arial" w:cs="Arial" w:eastAsia="Arial" w:hAnsi="Arial"/>
                <w:b w:val="false"/>
                <w:bCs w:val="false"/>
                <w:i w:val="false"/>
                <w:iCs w:val="false"/>
                <w:color w:val="000000"/>
                <w:sz w:val="18"/>
                <w:szCs w:val="18"/>
              </w:rPr>
              <w:t xml:space="preserve"> the same 5,000</w:t>
            </w:r>
            <w:del w:id="9037" w:author="Claude (AI) - proposed" w:date="2026-10-14T16:33:17Z">
              <w:r>
                <w:rPr>
                  <w:rFonts w:ascii="Arial" w:cs="Arial" w:eastAsia="Arial" w:hAnsi="Arial"/>
                  <w:b w:val="false"/>
                  <w:bCs w:val="false"/>
                  <w:i w:val="false"/>
                  <w:iCs w:val="false"/>
                  <w:color w:val="000000"/>
                  <w:sz w:val="18"/>
                  <w:szCs w:val="18"/>
                </w:rPr>
                <w:delText xml:space="preserve">-litre volume because the frustum's geometry — specifically its sloping lateral surface, defined by</w:delText>
              </w:r>
            </w:del>
            <w:ins w:id="9038" w:author="Claude (AI) - proposed" w:date="2026-10-14T16:33:17Z">
              <w:r>
                <w:rPr>
                  <w:rFonts w:ascii="Arial" w:cs="Arial" w:eastAsia="Arial" w:hAnsi="Arial"/>
                  <w:b w:val="false"/>
                  <w:bCs w:val="false"/>
                  <w:i w:val="false"/>
                  <w:iCs w:val="false"/>
                  <w:color w:val="000000"/>
                  <w:sz w:val="18"/>
                  <w:szCs w:val="18"/>
                </w:rPr>
                <w:t xml:space="preserve"> litres, because it is shorter and wider: the cylinder-hemisphere tank is tall and narrow (a 2.8 m cylinder of radius 0.7 m), so it needs more wall for the same volume. The</w:t>
              </w:r>
            </w:ins>
            <w:r>
              <w:rPr>
                <w:rFonts w:ascii="Arial" w:cs="Arial" w:eastAsia="Arial" w:hAnsi="Arial"/>
                <w:b w:val="false"/>
                <w:bCs w:val="false"/>
                <w:i w:val="false"/>
                <w:iCs w:val="false"/>
                <w:color w:val="000000"/>
                <w:sz w:val="18"/>
                <w:szCs w:val="18"/>
              </w:rPr>
              <w:t xml:space="preserve"> slant height l = √[h² + (R−r)²]</w:t>
            </w:r>
            <w:del w:id="9039" w:author="Claude (AI) - proposed" w:date="2026-10-14T16:33:17Z">
              <w:r>
                <w:rPr>
                  <w:rFonts w:ascii="Arial" w:cs="Arial" w:eastAsia="Arial" w:hAnsi="Arial"/>
                  <w:b w:val="false"/>
                  <w:bCs w:val="false"/>
                  <w:i w:val="false"/>
                  <w:iCs w:val="false"/>
                  <w:color w:val="000000"/>
                  <w:sz w:val="18"/>
                  <w:szCs w:val="18"/>
                </w:rPr>
                <w:delText xml:space="preserve">, and the fact that its top opening is narrower (smaller r) than a full cylinder's top — results in a smaller total outer surface area</w:delText>
              </w:r>
            </w:del>
            <w:ins w:id="9040" w:author="Claude (AI) - proposed" w:date="2026-10-14T16:33:17Z">
              <w:r>
                <w:rPr>
                  <w:rFonts w:ascii="Arial" w:cs="Arial" w:eastAsia="Arial" w:hAnsi="Arial"/>
                  <w:b w:val="false"/>
                  <w:bCs w:val="false"/>
                  <w:i w:val="false"/>
                  <w:iCs w:val="false"/>
                  <w:color w:val="000000"/>
                  <w:sz w:val="18"/>
                  <w:szCs w:val="18"/>
                </w:rPr>
                <w:t xml:space="preserve"> links the frustum's dimensions to the area of its sloping side</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 Engineers exploit this geometric independence to design cost-efficient, high-capacity storage structures.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f9o8sm8qo3cye21qrll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mg57ewoubhfczrfcakm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b4olqfp9gx6m6ksu33_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9o8sm8qo3cye21qrllr" Type="http://schemas.openxmlformats.org/officeDocument/2006/relationships/hyperlink" Target="https://creativecommons.org/licenses/by-nc/4.0/" TargetMode="External"/><Relationship Id="rId8mg57ewoubhfczrfcakm5" Type="http://schemas.openxmlformats.org/officeDocument/2006/relationships/hyperlink" Target="https://creativecommons.org/licenses/by-nc/4.0/" TargetMode="External"/><Relationship Id="rIdsb4olqfp9gx6m6ksu33_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2026-10-14T16:33:15.775Z</dcterms:created>
  <dcterms:modified xsi:type="dcterms:W3CDTF">2026-10-14T16:33:15.775Z</dcterms:modified>
</cp:coreProperties>
</file>

<file path=docProps/custom.xml><?xml version="1.0" encoding="utf-8"?>
<Properties xmlns="http://schemas.openxmlformats.org/officeDocument/2006/custom-properties" xmlns:vt="http://schemas.openxmlformats.org/officeDocument/2006/docPropsVTypes"/>
</file>