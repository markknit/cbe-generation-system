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MATHEMATICS GRADE 10</w:t>
      </w:r>
    </w:p>
    <w:p>
      <w:pPr>
        <w:keepNext w:val="false"/>
        <w:spacing w:after="60" w:before="0"/>
        <w:jc w:val="center"/>
      </w:pPr>
      <w:r>
        <w:rPr>
          <w:rFonts w:ascii="Arial" w:cs="Arial" w:eastAsia="Arial" w:hAnsi="Arial"/>
          <w:b w:val="false"/>
          <w:bCs w:val="false"/>
          <w:i/>
          <w:iCs/>
          <w:color w:val="1F6B75"/>
          <w:sz w:val="22"/>
          <w:szCs w:val="22"/>
        </w:rPr>
        <w:t xml:space="preserve">Teacher Key: Exemplar Answers and Marking Guide</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MATHEMATICS GRADE 10 – SUB-STRAND 2.4: SURFACE AREA AND VOLUME OF SOLIDS – FINAL EXPLANATION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Teacher Key: Exemplar Answers (do not give to students)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GIVEN TO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You have spent this sub-strand investigating the puzzle from the Kisumu water tank factory: two tanks that each hold 5,000 litres of water, yet the frustum tank uses </w:t>
            </w:r>
            <w:ins w:id="9001" w:author="Claude (AI) - proposed" w:date="2026-10-14T16:33:17Z">
              <w:r>
                <w:rPr>
                  <w:rFonts w:ascii="Arial" w:cs="Arial" w:eastAsia="Arial" w:hAnsi="Arial"/>
                  <w:b w:val="false"/>
                  <w:bCs w:val="false"/>
                  <w:i w:val="false"/>
                  <w:iCs w:val="false"/>
                  <w:color w:val="000000"/>
                  <w:sz w:val="18"/>
                  <w:szCs w:val="18"/>
                </w:rPr>
                <w:t xml:space="preserve">a little </w:t>
              </w:r>
            </w:ins>
            <w:r>
              <w:rPr>
                <w:rFonts w:ascii="Arial" w:cs="Arial" w:eastAsia="Arial" w:hAnsi="Arial"/>
                <w:b w:val="false"/>
                <w:bCs w:val="false"/>
                <w:i w:val="false"/>
                <w:iCs w:val="false"/>
                <w:color w:val="000000"/>
                <w:sz w:val="18"/>
                <w:szCs w:val="18"/>
              </w:rPr>
              <w:t xml:space="preserve">less metal sheet</w:t>
            </w:r>
            <w:ins w:id="9002" w:author="Claude (AI) - proposed" w:date="2026-10-14T16:33:17Z">
              <w:r>
                <w:rPr>
                  <w:rFonts w:ascii="Arial" w:cs="Arial" w:eastAsia="Arial" w:hAnsi="Arial"/>
                  <w:b w:val="false"/>
                  <w:bCs w:val="false"/>
                  <w:i w:val="false"/>
                  <w:iCs w:val="false"/>
                  <w:color w:val="000000"/>
                  <w:sz w:val="18"/>
                  <w:szCs w:val="18"/>
                </w:rPr>
                <w:t xml:space="preserve"> (about 4%)</w:t>
              </w:r>
            </w:ins>
            <w:r>
              <w:rPr>
                <w:rFonts w:ascii="Arial" w:cs="Arial" w:eastAsia="Arial" w:hAnsi="Arial"/>
                <w:b w:val="false"/>
                <w:bCs w:val="false"/>
                <w:i w:val="false"/>
                <w:iCs w:val="false"/>
                <w:color w:val="000000"/>
                <w:sz w:val="18"/>
                <w:szCs w:val="18"/>
              </w:rPr>
              <w:t xml:space="preserve"> than the cylinder-hemisphere tank. Use your notes, your formulae</w:t>
            </w:r>
            <w:ins w:id="9003" w:author="Claude (AI) - proposed" w:date="2026-10-14T16:33:17Z">
              <w:r>
                <w:rPr>
                  <w:rFonts w:ascii="Arial" w:cs="Arial" w:eastAsia="Arial" w:hAnsi="Arial"/>
                  <w:b w:val="false"/>
                  <w:bCs w:val="false"/>
                  <w:i w:val="false"/>
                  <w:iCs w:val="false"/>
                  <w:color w:val="000000"/>
                  <w:sz w:val="18"/>
                  <w:szCs w:val="18"/>
                </w:rPr>
                <w:t xml:space="preserve">, your Summary Tables</w:t>
              </w:r>
            </w:ins>
            <w:r>
              <w:rPr>
                <w:rFonts w:ascii="Arial" w:cs="Arial" w:eastAsia="Arial" w:hAnsi="Arial"/>
                <w:b w:val="false"/>
                <w:bCs w:val="false"/>
                <w:i w:val="false"/>
                <w:iCs w:val="false"/>
                <w:color w:val="000000"/>
                <w:sz w:val="18"/>
                <w:szCs w:val="18"/>
              </w:rPr>
              <w:t xml:space="preserve">, your Comparison Table and your cumulative model to answer each question below. Write in full sentences, show your working where calculations are needed, and use the correct mathematical words (surface area, volume, slant height, net, composite solid, frustum). Use the data in the table in Section 1 whenever a question refers to it. Metal sheet costs KSh 850 per square metre.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1: Reading the evidence from the Kisumu factory</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The table below shows the results you calculated for the two tanks made at the Kisumu factory for households in Siaya County.</w:t>
            </w:r>
          </w:p>
          <w:p>
            <w:pPr>
              <w:keepNext w:val="false"/>
              <w:spacing w:after="40" w:before="0"/>
              <w:jc w:val="left"/>
            </w:pPr>
            <w:r>
              <w:rPr>
                <w:rFonts w:ascii="Arial" w:cs="Arial" w:eastAsia="Arial" w:hAnsi="Arial"/>
                <w:b/>
                <w:bCs/>
                <w:i w:val="false"/>
                <w:iCs w:val="false"/>
                <w:color w:val="000000"/>
                <w:sz w:val="18"/>
                <w:szCs w:val="18"/>
              </w:rPr>
              <w:t xml:space="preserve"/>
            </w:r>
          </w:p>
          <w:tbl>
            <w:tblPr>
              <w:tblW w:type="dxa" w:w="264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660"/>
              <w:gridCol w:w="660"/>
              <w:gridCol w:w="660"/>
              <w:gridCol w:w="660"/>
            </w:tblGrid>
            <w:tr>
              <w:tc>
                <w:tcPr>
                  <w:tcW w:type="dxa" w:w="66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Tank design</w:t>
                  </w:r>
                </w:p>
              </w:tc>
              <w:tc>
                <w:tcPr>
                  <w:tcW w:type="dxa" w:w="66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Volume of water held</w:t>
                  </w:r>
                </w:p>
              </w:tc>
              <w:tc>
                <w:tcPr>
                  <w:tcW w:type="dxa" w:w="66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Total surface area</w:t>
                  </w:r>
                </w:p>
              </w:tc>
              <w:tc>
                <w:tcPr>
                  <w:tcW w:type="dxa" w:w="66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Metal sheet cost at KSh 850 per m²</w:t>
                  </w:r>
                </w:p>
              </w:tc>
            </w:tr>
            <w:tr>
              <w:tc>
                <w:tcPr>
                  <w:tcW w:type="dxa" w:w="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Cylinder with hemispherical lid</w:t>
                  </w:r>
                </w:p>
              </w:tc>
              <w:tc>
                <w:tcPr>
                  <w:tcW w:type="dxa" w:w="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approx. 5,</w:t>
                  </w:r>
                  <w:del w:id="9004" w:author="Claude (AI) - proposed" w:date="2026-10-14T16:33:17Z">
                    <w:r>
                      <w:rPr>
                        <w:rFonts w:ascii="Arial" w:cs="Arial" w:eastAsia="Arial" w:hAnsi="Arial"/>
                        <w:b w:val="false"/>
                        <w:bCs w:val="false"/>
                        <w:i w:val="false"/>
                        <w:iCs w:val="false"/>
                        <w:color w:val="000000"/>
                        <w:sz w:val="18"/>
                        <w:szCs w:val="18"/>
                      </w:rPr>
                      <w:delText xml:space="preserve">000</w:delText>
                    </w:r>
                  </w:del>
                  <w:ins w:id="9005" w:author="Claude (AI) - proposed" w:date="2026-10-14T16:33:17Z">
                    <w:r>
                      <w:rPr>
                        <w:rFonts w:ascii="Arial" w:cs="Arial" w:eastAsia="Arial" w:hAnsi="Arial"/>
                        <w:b w:val="false"/>
                        <w:bCs w:val="false"/>
                        <w:i w:val="false"/>
                        <w:iCs w:val="false"/>
                        <w:color w:val="000000"/>
                        <w:sz w:val="18"/>
                        <w:szCs w:val="18"/>
                      </w:rPr>
                      <w:t xml:space="preserve">030</w:t>
                    </w:r>
                  </w:ins>
                  <w:r>
                    <w:rPr>
                      <w:rFonts w:ascii="Arial" w:cs="Arial" w:eastAsia="Arial" w:hAnsi="Arial"/>
                      <w:b w:val="false"/>
                      <w:bCs w:val="false"/>
                      <w:i w:val="false"/>
                      <w:iCs w:val="false"/>
                      <w:color w:val="000000"/>
                      <w:sz w:val="18"/>
                      <w:szCs w:val="18"/>
                    </w:rPr>
                    <w:t xml:space="preserve"> litres</w:t>
                  </w:r>
                </w:p>
              </w:tc>
              <w:tc>
                <w:tcPr>
                  <w:tcW w:type="dxa" w:w="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approx. 16.</w:t>
                  </w:r>
                  <w:del w:id="9006" w:author="Claude (AI) - proposed" w:date="2026-10-14T16:33:17Z">
                    <w:r>
                      <w:rPr>
                        <w:rFonts w:ascii="Arial" w:cs="Arial" w:eastAsia="Arial" w:hAnsi="Arial"/>
                        <w:b w:val="false"/>
                        <w:bCs w:val="false"/>
                        <w:i w:val="false"/>
                        <w:iCs w:val="false"/>
                        <w:color w:val="000000"/>
                        <w:sz w:val="18"/>
                        <w:szCs w:val="18"/>
                      </w:rPr>
                      <w:delText xml:space="preserve">09</w:delText>
                    </w:r>
                  </w:del>
                  <w:ins w:id="9007" w:author="Claude (AI) - proposed" w:date="2026-10-14T16:33:17Z">
                    <w:r>
                      <w:rPr>
                        <w:rFonts w:ascii="Arial" w:cs="Arial" w:eastAsia="Arial" w:hAnsi="Arial"/>
                        <w:b w:val="false"/>
                        <w:bCs w:val="false"/>
                        <w:i w:val="false"/>
                        <w:iCs w:val="false"/>
                        <w:color w:val="000000"/>
                        <w:sz w:val="18"/>
                        <w:szCs w:val="18"/>
                      </w:rPr>
                      <w:t xml:space="preserve">93</w:t>
                    </w:r>
                  </w:ins>
                  <w:r>
                    <w:rPr>
                      <w:rFonts w:ascii="Arial" w:cs="Arial" w:eastAsia="Arial" w:hAnsi="Arial"/>
                      <w:b w:val="false"/>
                      <w:bCs w:val="false"/>
                      <w:i w:val="false"/>
                      <w:iCs w:val="false"/>
                      <w:color w:val="000000"/>
                      <w:sz w:val="18"/>
                      <w:szCs w:val="18"/>
                    </w:rPr>
                    <w:t xml:space="preserve"> m²</w:t>
                  </w:r>
                </w:p>
              </w:tc>
              <w:tc>
                <w:tcPr>
                  <w:tcW w:type="dxa" w:w="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approx. KSh </w:t>
                  </w:r>
                  <w:del w:id="9008" w:author="Claude (AI) - proposed" w:date="2026-10-14T16:33:17Z">
                    <w:r>
                      <w:rPr>
                        <w:rFonts w:ascii="Arial" w:cs="Arial" w:eastAsia="Arial" w:hAnsi="Arial"/>
                        <w:b w:val="false"/>
                        <w:bCs w:val="false"/>
                        <w:i w:val="false"/>
                        <w:iCs w:val="false"/>
                        <w:color w:val="000000"/>
                        <w:sz w:val="18"/>
                        <w:szCs w:val="18"/>
                      </w:rPr>
                      <w:delText xml:space="preserve">13,677</w:delText>
                    </w:r>
                  </w:del>
                  <w:ins w:id="9009" w:author="Claude (AI) - proposed" w:date="2026-10-14T16:33:17Z">
                    <w:r>
                      <w:rPr>
                        <w:rFonts w:ascii="Arial" w:cs="Arial" w:eastAsia="Arial" w:hAnsi="Arial"/>
                        <w:b w:val="false"/>
                        <w:bCs w:val="false"/>
                        <w:i w:val="false"/>
                        <w:iCs w:val="false"/>
                        <w:color w:val="000000"/>
                        <w:sz w:val="18"/>
                        <w:szCs w:val="18"/>
                      </w:rPr>
                      <w:t xml:space="preserve">14,390</w:t>
                    </w:r>
                  </w:ins>
                </w:p>
              </w:tc>
            </w:tr>
            <w:tr>
              <w:tc>
                <w:tcPr>
                  <w:tcW w:type="dxa" w:w="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Frustum</w:t>
                  </w:r>
                </w:p>
              </w:tc>
              <w:tc>
                <w:tcPr>
                  <w:tcW w:type="dxa" w:w="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approx. 5,</w:t>
                  </w:r>
                  <w:del w:id="9010" w:author="Claude (AI) - proposed" w:date="2026-10-14T16:33:17Z">
                    <w:r>
                      <w:rPr>
                        <w:rFonts w:ascii="Arial" w:cs="Arial" w:eastAsia="Arial" w:hAnsi="Arial"/>
                        <w:b w:val="false"/>
                        <w:bCs w:val="false"/>
                        <w:i w:val="false"/>
                        <w:iCs w:val="false"/>
                        <w:color w:val="000000"/>
                        <w:sz w:val="18"/>
                        <w:szCs w:val="18"/>
                      </w:rPr>
                      <w:delText xml:space="preserve">000</w:delText>
                    </w:r>
                  </w:del>
                  <w:ins w:id="9011" w:author="Claude (AI) - proposed" w:date="2026-10-14T16:33:17Z">
                    <w:r>
                      <w:rPr>
                        <w:rFonts w:ascii="Arial" w:cs="Arial" w:eastAsia="Arial" w:hAnsi="Arial"/>
                        <w:b w:val="false"/>
                        <w:bCs w:val="false"/>
                        <w:i w:val="false"/>
                        <w:iCs w:val="false"/>
                        <w:color w:val="000000"/>
                        <w:sz w:val="18"/>
                        <w:szCs w:val="18"/>
                      </w:rPr>
                      <w:t xml:space="preserve">010</w:t>
                    </w:r>
                  </w:ins>
                  <w:r>
                    <w:rPr>
                      <w:rFonts w:ascii="Arial" w:cs="Arial" w:eastAsia="Arial" w:hAnsi="Arial"/>
                      <w:b w:val="false"/>
                      <w:bCs w:val="false"/>
                      <w:i w:val="false"/>
                      <w:iCs w:val="false"/>
                      <w:color w:val="000000"/>
                      <w:sz w:val="18"/>
                      <w:szCs w:val="18"/>
                    </w:rPr>
                    <w:t xml:space="preserve"> litres</w:t>
                  </w:r>
                </w:p>
              </w:tc>
              <w:tc>
                <w:tcPr>
                  <w:tcW w:type="dxa" w:w="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approx. </w:t>
                  </w:r>
                  <w:del w:id="9012" w:author="Claude (AI) - proposed" w:date="2026-10-14T16:33:17Z">
                    <w:r>
                      <w:rPr>
                        <w:rFonts w:ascii="Arial" w:cs="Arial" w:eastAsia="Arial" w:hAnsi="Arial"/>
                        <w:b w:val="false"/>
                        <w:bCs w:val="false"/>
                        <w:i w:val="false"/>
                        <w:iCs w:val="false"/>
                        <w:color w:val="000000"/>
                        <w:sz w:val="18"/>
                        <w:szCs w:val="18"/>
                      </w:rPr>
                      <w:delText xml:space="preserve">7.03</w:delText>
                    </w:r>
                  </w:del>
                  <w:ins w:id="9013" w:author="Claude (AI) - proposed" w:date="2026-10-14T16:33:17Z">
                    <w:r>
                      <w:rPr>
                        <w:rFonts w:ascii="Arial" w:cs="Arial" w:eastAsia="Arial" w:hAnsi="Arial"/>
                        <w:b w:val="false"/>
                        <w:bCs w:val="false"/>
                        <w:i w:val="false"/>
                        <w:iCs w:val="false"/>
                        <w:color w:val="000000"/>
                        <w:sz w:val="18"/>
                        <w:szCs w:val="18"/>
                      </w:rPr>
                      <w:t xml:space="preserve">16.29</w:t>
                    </w:r>
                  </w:ins>
                  <w:r>
                    <w:rPr>
                      <w:rFonts w:ascii="Arial" w:cs="Arial" w:eastAsia="Arial" w:hAnsi="Arial"/>
                      <w:b w:val="false"/>
                      <w:bCs w:val="false"/>
                      <w:i w:val="false"/>
                      <w:iCs w:val="false"/>
                      <w:color w:val="000000"/>
                      <w:sz w:val="18"/>
                      <w:szCs w:val="18"/>
                    </w:rPr>
                    <w:t xml:space="preserve"> m²</w:t>
                  </w:r>
                </w:p>
              </w:tc>
              <w:tc>
                <w:tcPr>
                  <w:tcW w:type="dxa" w:w="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approx. KSh </w:t>
                  </w:r>
                  <w:del w:id="9014" w:author="Claude (AI) - proposed" w:date="2026-10-14T16:33:17Z">
                    <w:r>
                      <w:rPr>
                        <w:rFonts w:ascii="Arial" w:cs="Arial" w:eastAsia="Arial" w:hAnsi="Arial"/>
                        <w:b w:val="false"/>
                        <w:bCs w:val="false"/>
                        <w:i w:val="false"/>
                        <w:iCs w:val="false"/>
                        <w:color w:val="000000"/>
                        <w:sz w:val="18"/>
                        <w:szCs w:val="18"/>
                      </w:rPr>
                      <w:delText xml:space="preserve">5,975</w:delText>
                    </w:r>
                  </w:del>
                  <w:ins w:id="9015" w:author="Claude (AI) - proposed" w:date="2026-10-14T16:33:17Z">
                    <w:r>
                      <w:rPr>
                        <w:rFonts w:ascii="Arial" w:cs="Arial" w:eastAsia="Arial" w:hAnsi="Arial"/>
                        <w:b w:val="false"/>
                        <w:bCs w:val="false"/>
                        <w:i w:val="false"/>
                        <w:iCs w:val="false"/>
                        <w:color w:val="000000"/>
                        <w:sz w:val="18"/>
                        <w:szCs w:val="18"/>
                      </w:rPr>
                      <w:t xml:space="preserve">13,850</w:t>
                    </w:r>
                  </w:ins>
                </w:p>
              </w:tc>
            </w:tr>
          </w:tbl>
          <w:p>
            <w:pPr>
              <w:keepNext w:val="false"/>
              <w:spacing w:after="6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bCs/>
                <w:i w:val="false"/>
                <w:iCs w:val="false"/>
                <w:color w:val="000000"/>
                <w:sz w:val="18"/>
                <w:szCs w:val="18"/>
              </w:rPr>
              <w:t xml:space="preserve"/>
            </w:r>
          </w:p>
          <w:p>
            <w:pPr>
              <w:keepNext w:val="false"/>
              <w:spacing w:after="40" w:before="0"/>
              <w:jc w:val="left"/>
            </w:pPr>
            <w:r>
              <w:rPr>
                <w:rFonts w:ascii="Arial" w:cs="Arial" w:eastAsia="Arial" w:hAnsi="Arial"/>
                <w:b/>
                <w:bCs/>
                <w:i w:val="false"/>
                <w:iCs w:val="false"/>
                <w:color w:val="000000"/>
                <w:sz w:val="18"/>
                <w:szCs w:val="18"/>
              </w:rPr>
              <w:t xml:space="preserve">(a) Which tank needs less metal sheet? By roughly how many square metres, and by roughly how much money, does it differ from the other tank?</w:t>
            </w:r>
          </w:p>
          <w:p>
            <w:pPr>
              <w:keepNext w:val="false"/>
              <w:spacing w:after="40" w:before="0"/>
              <w:jc w:val="left"/>
            </w:pPr>
            <w:r>
              <w:rPr>
                <w:rFonts w:ascii="Arial" w:cs="Arial" w:eastAsia="Arial" w:hAnsi="Arial"/>
                <w:b/>
                <w:bCs/>
                <w:i w:val="false"/>
                <w:iCs w:val="false"/>
                <w:color w:val="000000"/>
                <w:sz w:val="18"/>
                <w:szCs w:val="18"/>
              </w:rPr>
              <w:t xml:space="preserve">(b) Explain in your own words why the students at the factory were puzzled. Use the words volume and surface area in your answer.</w:t>
            </w:r>
          </w:p>
          <w:p>
            <w:pPr>
              <w:keepNext w:val="false"/>
              <w:spacing w:after="40" w:before="0"/>
              <w:jc w:val="left"/>
              <w:rPr>
                <w:ins w:id="9017" w:author="Claude (AI) - proposed" w:date="2026-10-14T16:33:17Z"/>
              </w:rPr>
            </w:pPr>
            <w:ins w:id="9016" w:author="Claude (AI) - proposed" w:date="2026-10-14T16:33:17Z">
              <w:r>
                <w:rPr>
                  <w:rFonts w:ascii="Arial" w:cs="Arial" w:eastAsia="Arial" w:hAnsi="Arial"/>
                  <w:b/>
                  <w:bCs/>
                  <w:i w:val="false"/>
                  <w:iCs w:val="false"/>
                  <w:color w:val="000000"/>
                  <w:sz w:val="18"/>
                  <w:szCs w:val="18"/>
                </w:rPr>
                <w:t xml:space="preserve">(c) Check the frustum tank's volume yourself. The frustum has R = 1.0 m, r = 0.8 m and h = 1.96 m. Use V = (1/3)πh(R² + Rr + r²) and give the volume in litres.</w:t>
              </w:r>
            </w:ins>
          </w:p>
          <w:p>
            <w:pPr>
              <w:keepNext w:val="false"/>
              <w:spacing w:after="60" w:before="0"/>
              <w:jc w:val="left"/>
            </w:pPr>
            <w:r>
              <w:rPr>
                <w:rFonts w:ascii="Arial" w:cs="Arial" w:eastAsia="Arial" w:hAnsi="Arial"/>
                <w:b w:val="false"/>
                <w:bCs w:val="false"/>
                <w:i w:val="false"/>
                <w:iCs w:val="false"/>
                <w:color w:val="000000"/>
                <w:sz w:val="18"/>
                <w:szCs w:val="18"/>
              </w:rPr>
              <w:t xml:space="preserve"/>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The frustum tank needs less metal sheet. The difference in surface area is about 16.</w:t>
            </w:r>
            <w:del w:id="9018" w:author="Claude (AI) - proposed" w:date="2026-10-14T16:33:17Z">
              <w:r>
                <w:rPr>
                  <w:rFonts w:ascii="Arial" w:cs="Arial" w:eastAsia="Arial" w:hAnsi="Arial"/>
                  <w:b w:val="false"/>
                  <w:bCs w:val="false"/>
                  <w:i w:val="false"/>
                  <w:iCs w:val="false"/>
                  <w:color w:val="000000"/>
                  <w:sz w:val="18"/>
                  <w:szCs w:val="18"/>
                </w:rPr>
                <w:delText xml:space="preserve">09 − 7.03 = 9.06 m²</w:delText>
              </w:r>
            </w:del>
            <w:ins w:id="9019" w:author="Claude (AI) - proposed" w:date="2026-10-14T16:33:17Z">
              <w:r>
                <w:rPr>
                  <w:rFonts w:ascii="Arial" w:cs="Arial" w:eastAsia="Arial" w:hAnsi="Arial"/>
                  <w:b w:val="false"/>
                  <w:bCs w:val="false"/>
                  <w:i w:val="false"/>
                  <w:iCs w:val="false"/>
                  <w:color w:val="000000"/>
                  <w:sz w:val="18"/>
                  <w:szCs w:val="18"/>
                </w:rPr>
                <w:t xml:space="preserve">93 − 16.29 = 0.64 m² (about 4%)</w:t>
              </w:r>
            </w:ins>
            <w:r>
              <w:rPr>
                <w:rFonts w:ascii="Arial" w:cs="Arial" w:eastAsia="Arial" w:hAnsi="Arial"/>
                <w:b w:val="false"/>
                <w:bCs w:val="false"/>
                <w:i w:val="false"/>
                <w:iCs w:val="false"/>
                <w:color w:val="000000"/>
                <w:sz w:val="18"/>
                <w:szCs w:val="18"/>
              </w:rPr>
              <w:t xml:space="preserve">. In cost, the difference is about KSh </w:t>
            </w:r>
            <w:del w:id="9020" w:author="Claude (AI) - proposed" w:date="2026-10-14T16:33:17Z">
              <w:r>
                <w:rPr>
                  <w:rFonts w:ascii="Arial" w:cs="Arial" w:eastAsia="Arial" w:hAnsi="Arial"/>
                  <w:b w:val="false"/>
                  <w:bCs w:val="false"/>
                  <w:i w:val="false"/>
                  <w:iCs w:val="false"/>
                  <w:color w:val="000000"/>
                  <w:sz w:val="18"/>
                  <w:szCs w:val="18"/>
                </w:rPr>
                <w:delText xml:space="preserve">13,677 − KSh 5,975</w:delText>
              </w:r>
            </w:del>
            <w:ins w:id="9021" w:author="Claude (AI) - proposed" w:date="2026-10-14T16:33:17Z">
              <w:r>
                <w:rPr>
                  <w:rFonts w:ascii="Arial" w:cs="Arial" w:eastAsia="Arial" w:hAnsi="Arial"/>
                  <w:b w:val="false"/>
                  <w:bCs w:val="false"/>
                  <w:i w:val="false"/>
                  <w:iCs w:val="false"/>
                  <w:color w:val="000000"/>
                  <w:sz w:val="18"/>
                  <w:szCs w:val="18"/>
                </w:rPr>
                <w:t xml:space="preserve">14,390 − KSh 13,850</w:t>
              </w:r>
            </w:ins>
            <w:r>
              <w:rPr>
                <w:rFonts w:ascii="Arial" w:cs="Arial" w:eastAsia="Arial" w:hAnsi="Arial"/>
                <w:b w:val="false"/>
                <w:bCs w:val="false"/>
                <w:i w:val="false"/>
                <w:iCs w:val="false"/>
                <w:color w:val="000000"/>
                <w:sz w:val="18"/>
                <w:szCs w:val="18"/>
              </w:rPr>
              <w:t xml:space="preserve"> = about KSh </w:t>
            </w:r>
            <w:del w:id="9022" w:author="Claude (AI) - proposed" w:date="2026-10-14T16:33:17Z">
              <w:r>
                <w:rPr>
                  <w:rFonts w:ascii="Arial" w:cs="Arial" w:eastAsia="Arial" w:hAnsi="Arial"/>
                  <w:b w:val="false"/>
                  <w:bCs w:val="false"/>
                  <w:i w:val="false"/>
                  <w:iCs w:val="false"/>
                  <w:color w:val="000000"/>
                  <w:sz w:val="18"/>
                  <w:szCs w:val="18"/>
                </w:rPr>
                <w:delText xml:space="preserve">7,700</w:delText>
              </w:r>
            </w:del>
            <w:ins w:id="9023" w:author="Claude (AI) - proposed" w:date="2026-10-14T16:33:17Z">
              <w:r>
                <w:rPr>
                  <w:rFonts w:ascii="Arial" w:cs="Arial" w:eastAsia="Arial" w:hAnsi="Arial"/>
                  <w:b w:val="false"/>
                  <w:bCs w:val="false"/>
                  <w:i w:val="false"/>
                  <w:iCs w:val="false"/>
                  <w:color w:val="000000"/>
                  <w:sz w:val="18"/>
                  <w:szCs w:val="18"/>
                </w:rPr>
                <w:t xml:space="preserve">540</w:t>
              </w:r>
            </w:ins>
            <w:r>
              <w:rPr>
                <w:rFonts w:ascii="Arial" w:cs="Arial" w:eastAsia="Arial" w:hAnsi="Arial"/>
                <w:b w:val="false"/>
                <w:bCs w:val="false"/>
                <w:i w:val="false"/>
                <w:iCs w:val="false"/>
                <w:color w:val="000000"/>
                <w:sz w:val="18"/>
                <w:szCs w:val="18"/>
              </w:rPr>
              <w:t xml:space="preserve"> saved on metal sheet for each tank. (b) The students saw that both tanks hold the same amount of water, so they have the same volume (about 5,000 litres). They expected that tanks holding the same amount would need the same amount of metal. But the frustum has a </w:t>
            </w:r>
            <w:del w:id="9024" w:author="Claude (AI) - proposed" w:date="2026-10-14T16:33:17Z">
              <w:r>
                <w:rPr>
                  <w:rFonts w:ascii="Arial" w:cs="Arial" w:eastAsia="Arial" w:hAnsi="Arial"/>
                  <w:b w:val="false"/>
                  <w:bCs w:val="false"/>
                  <w:i w:val="false"/>
                  <w:iCs w:val="false"/>
                  <w:color w:val="000000"/>
                  <w:sz w:val="18"/>
                  <w:szCs w:val="18"/>
                </w:rPr>
                <w:delText xml:space="preserve">much </w:delText>
              </w:r>
            </w:del>
            <w:r>
              <w:rPr>
                <w:rFonts w:ascii="Arial" w:cs="Arial" w:eastAsia="Arial" w:hAnsi="Arial"/>
                <w:b w:val="false"/>
                <w:bCs w:val="false"/>
                <w:i w:val="false"/>
                <w:iCs w:val="false"/>
                <w:color w:val="000000"/>
                <w:sz w:val="18"/>
                <w:szCs w:val="18"/>
              </w:rPr>
              <w:t xml:space="preserve">smaller surface area, so it needs </w:t>
            </w:r>
            <w:del w:id="9025" w:author="Claude (AI) - proposed" w:date="2026-10-14T16:33:17Z">
              <w:r>
                <w:rPr>
                  <w:rFonts w:ascii="Arial" w:cs="Arial" w:eastAsia="Arial" w:hAnsi="Arial"/>
                  <w:b w:val="false"/>
                  <w:bCs w:val="false"/>
                  <w:i w:val="false"/>
                  <w:iCs w:val="false"/>
                  <w:color w:val="000000"/>
                  <w:sz w:val="18"/>
                  <w:szCs w:val="18"/>
                </w:rPr>
                <w:delText xml:space="preserve">far</w:delText>
              </w:r>
            </w:del>
            <w:ins w:id="9026" w:author="Claude (AI) - proposed" w:date="2026-10-14T16:33:17Z">
              <w:r>
                <w:rPr>
                  <w:rFonts w:ascii="Arial" w:cs="Arial" w:eastAsia="Arial" w:hAnsi="Arial"/>
                  <w:b w:val="false"/>
                  <w:bCs w:val="false"/>
                  <w:i w:val="false"/>
                  <w:iCs w:val="false"/>
                  <w:color w:val="000000"/>
                  <w:sz w:val="18"/>
                  <w:szCs w:val="18"/>
                </w:rPr>
                <w:t xml:space="preserve">a little</w:t>
              </w:r>
            </w:ins>
            <w:r>
              <w:rPr>
                <w:rFonts w:ascii="Arial" w:cs="Arial" w:eastAsia="Arial" w:hAnsi="Arial"/>
                <w:b w:val="false"/>
                <w:bCs w:val="false"/>
                <w:i w:val="false"/>
                <w:iCs w:val="false"/>
                <w:color w:val="000000"/>
                <w:sz w:val="18"/>
                <w:szCs w:val="18"/>
              </w:rPr>
              <w:t xml:space="preserve"> less sheet. This showed that volume and surface area are not linked in the way they first thought.</w:t>
            </w:r>
            <w:ins w:id="9027" w:author="Claude (AI) - proposed" w:date="2026-10-14T16:33:17Z">
              <w:r>
                <w:rPr>
                  <w:rFonts w:ascii="Arial" w:cs="Arial" w:eastAsia="Arial" w:hAnsi="Arial"/>
                  <w:b w:val="false"/>
                  <w:bCs w:val="false"/>
                  <w:i w:val="false"/>
                  <w:iCs w:val="false"/>
                  <w:color w:val="000000"/>
                  <w:sz w:val="18"/>
                  <w:szCs w:val="18"/>
                </w:rPr>
                <w:t xml:space="preserve"> (c) V = (1/3) × π × 1.96 × (1.00 + 0.80 + 0.64) = (1/3) × π × 1.96 × 2.44 ≈ 5.01 m³, which is about 5,010 litres.</w:t>
              </w:r>
            </w:ins>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2: Why surface area and volume are independent</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 What does 'surface area' of a solid tell a manufacturer, and what does 'volume' tell a manufacturer? Give one example of each from the water tank factory.</w:t>
            </w:r>
          </w:p>
          <w:p>
            <w:pPr>
              <w:keepNext w:val="false"/>
              <w:spacing w:after="40" w:before="0"/>
              <w:jc w:val="left"/>
            </w:pPr>
            <w:r>
              <w:rPr>
                <w:rFonts w:ascii="Arial" w:cs="Arial" w:eastAsia="Arial" w:hAnsi="Arial"/>
                <w:b/>
                <w:bCs/>
                <w:i w:val="false"/>
                <w:iCs w:val="false"/>
                <w:color w:val="000000"/>
                <w:sz w:val="18"/>
                <w:szCs w:val="18"/>
              </w:rPr>
              <w:t xml:space="preserve">(b) Use your work on the two tanks to explain what it means to say that surface area and volume are independent properties of a solid.</w:t>
            </w:r>
          </w:p>
          <w:p>
            <w:pPr>
              <w:keepNext w:val="false"/>
              <w:spacing w:after="40" w:before="0"/>
              <w:jc w:val="left"/>
            </w:pPr>
            <w:r>
              <w:rPr>
                <w:rFonts w:ascii="Arial" w:cs="Arial" w:eastAsia="Arial" w:hAnsi="Arial"/>
                <w:b/>
                <w:bCs/>
                <w:i w:val="false"/>
                <w:iCs w:val="false"/>
                <w:color w:val="000000"/>
                <w:sz w:val="18"/>
                <w:szCs w:val="18"/>
              </w:rPr>
              <w:t xml:space="preserve">(c) A cone and a cylinder have the same base radius and the same vertical height. Compare their volumes and compare their total surface areas. What does this comparison show about how shape affects each quantity?</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Surface area tells how much material is needed to build or cover the solid, for example the metal sheet needed to make a tank. Volume tells how much the solid can hold, for example the 5,000 litres of water in the tank. (b) Independent means that one quantity does not decide the other. The cylinder-hemisphere tank and the frustum tank have the same volume (about 5,000 litres) but different surface areas (about 16.</w:t>
            </w:r>
            <w:del w:id="9028" w:author="Claude (AI) - proposed" w:date="2026-10-14T16:33:17Z">
              <w:r>
                <w:rPr>
                  <w:rFonts w:ascii="Arial" w:cs="Arial" w:eastAsia="Arial" w:hAnsi="Arial"/>
                  <w:b w:val="false"/>
                  <w:bCs w:val="false"/>
                  <w:i w:val="false"/>
                  <w:iCs w:val="false"/>
                  <w:color w:val="000000"/>
                  <w:sz w:val="18"/>
                  <w:szCs w:val="18"/>
                </w:rPr>
                <w:delText xml:space="preserve">09 m² and 7.03</w:delText>
              </w:r>
            </w:del>
            <w:ins w:id="9029" w:author="Claude (AI) - proposed" w:date="2026-10-14T16:33:17Z">
              <w:r>
                <w:rPr>
                  <w:rFonts w:ascii="Arial" w:cs="Arial" w:eastAsia="Arial" w:hAnsi="Arial"/>
                  <w:b w:val="false"/>
                  <w:bCs w:val="false"/>
                  <w:i w:val="false"/>
                  <w:iCs w:val="false"/>
                  <w:color w:val="000000"/>
                  <w:sz w:val="18"/>
                  <w:szCs w:val="18"/>
                </w:rPr>
                <w:t xml:space="preserve">93 m² and 16.29</w:t>
              </w:r>
            </w:ins>
            <w:r>
              <w:rPr>
                <w:rFonts w:ascii="Arial" w:cs="Arial" w:eastAsia="Arial" w:hAnsi="Arial"/>
                <w:b w:val="false"/>
                <w:bCs w:val="false"/>
                <w:i w:val="false"/>
                <w:iCs w:val="false"/>
                <w:color w:val="000000"/>
                <w:sz w:val="18"/>
                <w:szCs w:val="18"/>
              </w:rPr>
              <w:t xml:space="preserve"> m²). So you can change the shape to reduce the surface area without changing how much water the tank holds. (c) The cone's volume is one-third of the cylinder's volume (V = ⅓πr²h compared with V = πr²h). The cone also has a smaller total surface area than the cylinder. So shape changes both quantities, but the amounts do not change in the same way, which again shows that shape affects surface area and volume differently.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3: Explaining the result using formulae and nets</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 The total surface area of the frustum tank is found using SA = π(R² + r²) + π(R + r)l. Name the part of the tank that each of the three terms π R², π r² and π(R + r)l represents.</w:t>
            </w:r>
          </w:p>
          <w:p>
            <w:pPr>
              <w:keepNext w:val="false"/>
              <w:spacing w:after="40" w:before="0"/>
              <w:jc w:val="left"/>
            </w:pPr>
            <w:r>
              <w:rPr>
                <w:rFonts w:ascii="Arial" w:cs="Arial" w:eastAsia="Arial" w:hAnsi="Arial"/>
                <w:b/>
                <w:bCs/>
                <w:i w:val="false"/>
                <w:iCs w:val="false"/>
                <w:color w:val="000000"/>
                <w:sz w:val="18"/>
                <w:szCs w:val="18"/>
              </w:rPr>
              <w:t xml:space="preserve">(b) When you found the surface area of the cylinder-hemisphere tank, you worked with a composite solid. Describe the three steps of the strategy you used and explain what happens at the joint between the cylinder and the hemisphere.</w:t>
            </w:r>
          </w:p>
          <w:p>
            <w:pPr>
              <w:keepNext w:val="false"/>
              <w:spacing w:after="40" w:before="0"/>
              <w:jc w:val="left"/>
            </w:pPr>
            <w:r>
              <w:rPr>
                <w:rFonts w:ascii="Arial" w:cs="Arial" w:eastAsia="Arial" w:hAnsi="Arial"/>
                <w:b/>
                <w:bCs/>
                <w:i w:val="false"/>
                <w:iCs w:val="false"/>
                <w:color w:val="000000"/>
                <w:sz w:val="18"/>
                <w:szCs w:val="18"/>
              </w:rPr>
              <w:t xml:space="preserve">(c) Using your answers above and the table in Section 1, explain why the frustum tank has the smaller surface area for the same volume.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πR² is the area of the larger circular base, πr² is the area of the smaller circular top, and π(R + r)l is the area of the curved sloping side (the lateral surface), where l is the slant height. (b) Step 1: identify the simple solids that make up the composite solid (a cylinder and a hemisphere). Step 2: subtract the hidden faces at the joint, because the circle where the pieces meet is not on the outside of the tank. Step 3: add the areas of all the exposed surfaces. (c) </w:t>
            </w:r>
            <w:ins w:id="9030" w:author="Claude (AI) - proposed" w:date="2026-10-14T16:33:17Z">
              <w:r>
                <w:rPr>
                  <w:rFonts w:ascii="Arial" w:cs="Arial" w:eastAsia="Arial" w:hAnsi="Arial"/>
                  <w:b w:val="false"/>
                  <w:bCs w:val="false"/>
                  <w:i w:val="false"/>
                  <w:iCs w:val="false"/>
                  <w:color w:val="000000"/>
                  <w:sz w:val="18"/>
                  <w:szCs w:val="18"/>
                </w:rPr>
                <w:t xml:space="preserve">Both tanks hold about 5,000 litres. </w:t>
              </w:r>
            </w:ins>
            <w:r>
              <w:rPr>
                <w:rFonts w:ascii="Arial" w:cs="Arial" w:eastAsia="Arial" w:hAnsi="Arial"/>
                <w:b w:val="false"/>
                <w:bCs w:val="false"/>
                <w:i w:val="false"/>
                <w:iCs w:val="false"/>
                <w:color w:val="000000"/>
                <w:sz w:val="18"/>
                <w:szCs w:val="18"/>
              </w:rPr>
              <w:t xml:space="preserve">The cylinder-hemisphere tank </w:t>
            </w:r>
            <w:del w:id="9031" w:author="Claude (AI) - proposed" w:date="2026-10-14T16:33:17Z">
              <w:r>
                <w:rPr>
                  <w:rFonts w:ascii="Arial" w:cs="Arial" w:eastAsia="Arial" w:hAnsi="Arial"/>
                  <w:b w:val="false"/>
                  <w:bCs w:val="false"/>
                  <w:i w:val="false"/>
                  <w:iCs w:val="false"/>
                  <w:color w:val="000000"/>
                  <w:sz w:val="18"/>
                  <w:szCs w:val="18"/>
                </w:rPr>
                <w:delText xml:space="preserve">has a tall curved cylinder wall plus a curved hemispherical lid, which together expose</w:delText>
              </w:r>
            </w:del>
            <w:ins w:id="9032" w:author="Claude (AI) - proposed" w:date="2026-10-14T16:33:17Z">
              <w:r>
                <w:rPr>
                  <w:rFonts w:ascii="Arial" w:cs="Arial" w:eastAsia="Arial" w:hAnsi="Arial"/>
                  <w:b w:val="false"/>
                  <w:bCs w:val="false"/>
                  <w:i w:val="false"/>
                  <w:iCs w:val="false"/>
                  <w:color w:val="000000"/>
                  <w:sz w:val="18"/>
                  <w:szCs w:val="18"/>
                </w:rPr>
                <w:t xml:space="preserve">is tall and narrow: a 2.8 m cylinder with radius 0.7 m plus a dome. It has a lot of wall for its volume and exposes</w:t>
              </w:r>
            </w:ins>
            <w:r>
              <w:rPr>
                <w:rFonts w:ascii="Arial" w:cs="Arial" w:eastAsia="Arial" w:hAnsi="Arial"/>
                <w:b w:val="false"/>
                <w:bCs w:val="false"/>
                <w:i w:val="false"/>
                <w:iCs w:val="false"/>
                <w:color w:val="000000"/>
                <w:sz w:val="18"/>
                <w:szCs w:val="18"/>
              </w:rPr>
              <w:t xml:space="preserve"> about 16.</w:t>
            </w:r>
            <w:del w:id="9033" w:author="Claude (AI) - proposed" w:date="2026-10-14T16:33:17Z">
              <w:r>
                <w:rPr>
                  <w:rFonts w:ascii="Arial" w:cs="Arial" w:eastAsia="Arial" w:hAnsi="Arial"/>
                  <w:b w:val="false"/>
                  <w:bCs w:val="false"/>
                  <w:i w:val="false"/>
                  <w:iCs w:val="false"/>
                  <w:color w:val="000000"/>
                  <w:sz w:val="18"/>
                  <w:szCs w:val="18"/>
                </w:rPr>
                <w:delText xml:space="preserve">09</w:delText>
              </w:r>
            </w:del>
            <w:ins w:id="9034" w:author="Claude (AI) - proposed" w:date="2026-10-14T16:33:17Z">
              <w:r>
                <w:rPr>
                  <w:rFonts w:ascii="Arial" w:cs="Arial" w:eastAsia="Arial" w:hAnsi="Arial"/>
                  <w:b w:val="false"/>
                  <w:bCs w:val="false"/>
                  <w:i w:val="false"/>
                  <w:iCs w:val="false"/>
                  <w:color w:val="000000"/>
                  <w:sz w:val="18"/>
                  <w:szCs w:val="18"/>
                </w:rPr>
                <w:t xml:space="preserve">93</w:t>
              </w:r>
            </w:ins>
            <w:r>
              <w:rPr>
                <w:rFonts w:ascii="Arial" w:cs="Arial" w:eastAsia="Arial" w:hAnsi="Arial"/>
                <w:b w:val="false"/>
                <w:bCs w:val="false"/>
                <w:i w:val="false"/>
                <w:iCs w:val="false"/>
                <w:color w:val="000000"/>
                <w:sz w:val="18"/>
                <w:szCs w:val="18"/>
              </w:rPr>
              <w:t xml:space="preserve"> m² of surface. The frustum </w:t>
            </w:r>
            <w:del w:id="9035" w:author="Claude (AI) - proposed" w:date="2026-10-14T16:33:17Z">
              <w:r>
                <w:rPr>
                  <w:rFonts w:ascii="Arial" w:cs="Arial" w:eastAsia="Arial" w:hAnsi="Arial"/>
                  <w:b w:val="false"/>
                  <w:bCs w:val="false"/>
                  <w:i w:val="false"/>
                  <w:iCs w:val="false"/>
                  <w:color w:val="000000"/>
                  <w:sz w:val="18"/>
                  <w:szCs w:val="18"/>
                </w:rPr>
                <w:delText xml:space="preserve">has only a base, a narrower top and one sloping side, which expose about 7.03 m². Its</w:delText>
              </w:r>
            </w:del>
            <w:ins w:id="9036" w:author="Claude (AI) - proposed" w:date="2026-10-14T16:33:17Z">
              <w:r>
                <w:rPr>
                  <w:rFonts w:ascii="Arial" w:cs="Arial" w:eastAsia="Arial" w:hAnsi="Arial"/>
                  <w:b w:val="false"/>
                  <w:bCs w:val="false"/>
                  <w:i w:val="false"/>
                  <w:iCs w:val="false"/>
                  <w:color w:val="000000"/>
                  <w:sz w:val="18"/>
                  <w:szCs w:val="18"/>
                </w:rPr>
                <w:t xml:space="preserve">is shorter and wider (1.96 m high, radii 1.0 m and 0.8 m), so it holds the same water with less wall; its</w:t>
              </w:r>
            </w:ins>
            <w:r>
              <w:rPr>
                <w:rFonts w:ascii="Arial" w:cs="Arial" w:eastAsia="Arial" w:hAnsi="Arial"/>
                <w:b w:val="false"/>
                <w:bCs w:val="false"/>
                <w:i w:val="false"/>
                <w:iCs w:val="false"/>
                <w:color w:val="000000"/>
                <w:sz w:val="18"/>
                <w:szCs w:val="18"/>
              </w:rPr>
              <w:t xml:space="preserve"> sloping side, whose size depends on the slant height and the two radii, </w:t>
            </w:r>
            <w:del w:id="9037" w:author="Claude (AI) - proposed" w:date="2026-10-14T16:33:17Z">
              <w:r>
                <w:rPr>
                  <w:rFonts w:ascii="Arial" w:cs="Arial" w:eastAsia="Arial" w:hAnsi="Arial"/>
                  <w:b w:val="false"/>
                  <w:bCs w:val="false"/>
                  <w:i w:val="false"/>
                  <w:iCs w:val="false"/>
                  <w:color w:val="000000"/>
                  <w:sz w:val="18"/>
                  <w:szCs w:val="18"/>
                </w:rPr>
                <w:delText xml:space="preserve">lets the frustum hold the same 5,000 litres with much less outer surface, so</w:delText>
              </w:r>
            </w:del>
            <w:ins w:id="9038" w:author="Claude (AI) - proposed" w:date="2026-10-14T16:33:17Z">
              <w:r>
                <w:rPr>
                  <w:rFonts w:ascii="Arial" w:cs="Arial" w:eastAsia="Arial" w:hAnsi="Arial"/>
                  <w:b w:val="false"/>
                  <w:bCs w:val="false"/>
                  <w:i w:val="false"/>
                  <w:iCs w:val="false"/>
                  <w:color w:val="000000"/>
                  <w:sz w:val="18"/>
                  <w:szCs w:val="18"/>
                </w:rPr>
                <w:t xml:space="preserve">together with its two circular faces, exposes about 16.29 m². The difference is small, about 4% (0.64 m²), but it means</w:t>
              </w:r>
            </w:ins>
            <w:r>
              <w:rPr>
                <w:rFonts w:ascii="Arial" w:cs="Arial" w:eastAsia="Arial" w:hAnsi="Arial"/>
                <w:b w:val="false"/>
                <w:bCs w:val="false"/>
                <w:i w:val="false"/>
                <w:iCs w:val="false"/>
                <w:color w:val="000000"/>
                <w:sz w:val="18"/>
                <w:szCs w:val="18"/>
              </w:rPr>
              <w:t xml:space="preserve"> less metal sheet </w:t>
            </w:r>
            <w:del w:id="9039" w:author="Claude (AI) - proposed" w:date="2026-10-14T16:33:17Z">
              <w:r>
                <w:rPr>
                  <w:rFonts w:ascii="Arial" w:cs="Arial" w:eastAsia="Arial" w:hAnsi="Arial"/>
                  <w:b w:val="false"/>
                  <w:bCs w:val="false"/>
                  <w:i w:val="false"/>
                  <w:iCs w:val="false"/>
                  <w:color w:val="000000"/>
                  <w:sz w:val="18"/>
                  <w:szCs w:val="18"/>
                </w:rPr>
                <w:delText xml:space="preserve">is needed</w:delText>
              </w:r>
            </w:del>
            <w:ins w:id="9040" w:author="Claude (AI) - proposed" w:date="2026-10-14T16:33:17Z">
              <w:r>
                <w:rPr>
                  <w:rFonts w:ascii="Arial" w:cs="Arial" w:eastAsia="Arial" w:hAnsi="Arial"/>
                  <w:b w:val="false"/>
                  <w:bCs w:val="false"/>
                  <w:i w:val="false"/>
                  <w:iCs w:val="false"/>
                  <w:color w:val="000000"/>
                  <w:sz w:val="18"/>
                  <w:szCs w:val="18"/>
                </w:rPr>
                <w:t xml:space="preserve">for every tank made</w:t>
              </w:r>
            </w:ins>
            <w:r>
              <w:rPr>
                <w:rFonts w:ascii="Arial" w:cs="Arial" w:eastAsia="Arial" w:hAnsi="Arial"/>
                <w:b w:val="false"/>
                <w:bCs w:val="false"/>
                <w:i w:val="false"/>
                <w:iCs w:val="false"/>
                <w:color w:val="000000"/>
                <w:sz w:val="18"/>
                <w:szCs w:val="18"/>
              </w:rPr>
              <w:t xml:space="preserv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4: Engineer's recommendation for </w:t>
            </w:r>
            <w:del w:id="9041" w:author="Claude (AI) - proposed" w:date="2026-10-14T16:33:17Z">
              <w:r>
                <w:rPr>
                  <w:rFonts w:ascii="Arial" w:cs="Arial" w:eastAsia="Arial" w:hAnsi="Arial"/>
                  <w:b/>
                  <w:bCs/>
                  <w:i w:val="false"/>
                  <w:iCs w:val="false"/>
                  <w:color w:val="FFFFFF"/>
                  <w:sz w:val="22"/>
                  <w:szCs w:val="22"/>
                </w:rPr>
                <w:delText xml:space="preserve">Nyakach Secondary School</w:delText>
              </w:r>
            </w:del>
            <w:ins w:id="9042" w:author="Claude (AI) - proposed" w:date="2026-10-14T16:33:17Z">
              <w:r>
                <w:rPr>
                  <w:rFonts w:ascii="Arial" w:cs="Arial" w:eastAsia="Arial" w:hAnsi="Arial"/>
                  <w:b/>
                  <w:bCs/>
                  <w:i w:val="false"/>
                  <w:iCs w:val="false"/>
                  <w:color w:val="FFFFFF"/>
                  <w:sz w:val="22"/>
                  <w:szCs w:val="22"/>
                </w:rPr>
                <w:t xml:space="preserve">a Siaya County school</w:t>
              </w:r>
            </w:ins>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You are a junior engineer at a Kenyan water tank manufacturer. </w:t>
            </w:r>
            <w:del w:id="9043" w:author="Claude (AI) - proposed" w:date="2026-10-14T16:33:17Z">
              <w:r>
                <w:rPr>
                  <w:rFonts w:ascii="Arial" w:cs="Arial" w:eastAsia="Arial" w:hAnsi="Arial"/>
                  <w:b/>
                  <w:bCs/>
                  <w:i w:val="false"/>
                  <w:iCs w:val="false"/>
                  <w:color w:val="000000"/>
                  <w:sz w:val="18"/>
                  <w:szCs w:val="18"/>
                </w:rPr>
                <w:delText xml:space="preserve">Nyakach Secondary School</w:delText>
              </w:r>
            </w:del>
            <w:ins w:id="9044" w:author="Claude (AI) - proposed" w:date="2026-10-14T16:33:17Z">
              <w:r>
                <w:rPr>
                  <w:rFonts w:ascii="Arial" w:cs="Arial" w:eastAsia="Arial" w:hAnsi="Arial"/>
                  <w:b/>
                  <w:bCs/>
                  <w:i w:val="false"/>
                  <w:iCs w:val="false"/>
                  <w:color w:val="000000"/>
                  <w:sz w:val="18"/>
                  <w:szCs w:val="18"/>
                </w:rPr>
                <w:t xml:space="preserve">A rural secondary school</w:t>
              </w:r>
            </w:ins>
            <w:r>
              <w:rPr>
                <w:rFonts w:ascii="Arial" w:cs="Arial" w:eastAsia="Arial" w:hAnsi="Arial"/>
                <w:b/>
                <w:bCs/>
                <w:i w:val="false"/>
                <w:iCs w:val="false"/>
                <w:color w:val="000000"/>
                <w:sz w:val="18"/>
                <w:szCs w:val="18"/>
              </w:rPr>
              <w:t xml:space="preserve"> in Siaya County needs a tank that holds 5,000 litres. Metal sheet costs KSh 850 per square metre.</w:t>
            </w:r>
          </w:p>
          <w:p>
            <w:pPr>
              <w:keepNext w:val="false"/>
              <w:spacing w:after="40" w:before="0"/>
              <w:jc w:val="left"/>
            </w:pPr>
            <w:r>
              <w:rPr>
                <w:rFonts w:ascii="Arial" w:cs="Arial" w:eastAsia="Arial" w:hAnsi="Arial"/>
                <w:b/>
                <w:bCs/>
                <w:i w:val="false"/>
                <w:iCs w:val="false"/>
                <w:color w:val="000000"/>
                <w:sz w:val="18"/>
                <w:szCs w:val="18"/>
              </w:rPr>
              <w:t xml:space="preserve">(a) Using the table in Section 1, show how the metal sheet cost of the frustum tank is calculated from its surface area.</w:t>
            </w:r>
          </w:p>
          <w:p>
            <w:pPr>
              <w:keepNext w:val="false"/>
              <w:spacing w:after="40" w:before="0"/>
              <w:jc w:val="left"/>
            </w:pPr>
            <w:r>
              <w:rPr>
                <w:rFonts w:ascii="Arial" w:cs="Arial" w:eastAsia="Arial" w:hAnsi="Arial"/>
                <w:b/>
                <w:bCs/>
                <w:i w:val="false"/>
                <w:iCs w:val="false"/>
                <w:color w:val="000000"/>
                <w:sz w:val="18"/>
                <w:szCs w:val="18"/>
              </w:rPr>
              <w:t xml:space="preserve">(b) Which of the two designs in the table would you recommend to the school? Justify your choice with at least two pieces of mathematical evidence.</w:t>
            </w:r>
          </w:p>
          <w:p>
            <w:pPr>
              <w:keepNext w:val="false"/>
              <w:spacing w:after="40" w:before="0"/>
              <w:jc w:val="left"/>
            </w:pPr>
            <w:r>
              <w:rPr>
                <w:rFonts w:ascii="Arial" w:cs="Arial" w:eastAsia="Arial" w:hAnsi="Arial"/>
                <w:b/>
                <w:bCs/>
                <w:i w:val="false"/>
                <w:iCs w:val="false"/>
                <w:color w:val="000000"/>
                <w:sz w:val="18"/>
                <w:szCs w:val="18"/>
              </w:rPr>
              <w:t xml:space="preserve">(c) Name one other thing, apart from metal sheet cost, that an engineer or the school might want to consider before the final choice is made.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Cost = surface area × price per square metre = </w:t>
            </w:r>
            <w:del w:id="9045" w:author="Claude (AI) - proposed" w:date="2026-10-14T16:33:17Z">
              <w:r>
                <w:rPr>
                  <w:rFonts w:ascii="Arial" w:cs="Arial" w:eastAsia="Arial" w:hAnsi="Arial"/>
                  <w:b w:val="false"/>
                  <w:bCs w:val="false"/>
                  <w:i w:val="false"/>
                  <w:iCs w:val="false"/>
                  <w:color w:val="000000"/>
                  <w:sz w:val="18"/>
                  <w:szCs w:val="18"/>
                </w:rPr>
                <w:delText xml:space="preserve">7.03</w:delText>
              </w:r>
            </w:del>
            <w:ins w:id="9046" w:author="Claude (AI) - proposed" w:date="2026-10-14T16:33:17Z">
              <w:r>
                <w:rPr>
                  <w:rFonts w:ascii="Arial" w:cs="Arial" w:eastAsia="Arial" w:hAnsi="Arial"/>
                  <w:b w:val="false"/>
                  <w:bCs w:val="false"/>
                  <w:i w:val="false"/>
                  <w:iCs w:val="false"/>
                  <w:color w:val="000000"/>
                  <w:sz w:val="18"/>
                  <w:szCs w:val="18"/>
                </w:rPr>
                <w:t xml:space="preserve">16.29</w:t>
              </w:r>
            </w:ins>
            <w:r>
              <w:rPr>
                <w:rFonts w:ascii="Arial" w:cs="Arial" w:eastAsia="Arial" w:hAnsi="Arial"/>
                <w:b w:val="false"/>
                <w:bCs w:val="false"/>
                <w:i w:val="false"/>
                <w:iCs w:val="false"/>
                <w:color w:val="000000"/>
                <w:sz w:val="18"/>
                <w:szCs w:val="18"/>
              </w:rPr>
              <w:t xml:space="preserve"> × 850 ≈ KSh </w:t>
            </w:r>
            <w:del w:id="9047" w:author="Claude (AI) - proposed" w:date="2026-10-14T16:33:17Z">
              <w:r>
                <w:rPr>
                  <w:rFonts w:ascii="Arial" w:cs="Arial" w:eastAsia="Arial" w:hAnsi="Arial"/>
                  <w:b w:val="false"/>
                  <w:bCs w:val="false"/>
                  <w:i w:val="false"/>
                  <w:iCs w:val="false"/>
                  <w:color w:val="000000"/>
                  <w:sz w:val="18"/>
                  <w:szCs w:val="18"/>
                </w:rPr>
                <w:delText xml:space="preserve">5,975</w:delText>
              </w:r>
            </w:del>
            <w:ins w:id="9048" w:author="Claude (AI) - proposed" w:date="2026-10-14T16:33:17Z">
              <w:r>
                <w:rPr>
                  <w:rFonts w:ascii="Arial" w:cs="Arial" w:eastAsia="Arial" w:hAnsi="Arial"/>
                  <w:b w:val="false"/>
                  <w:bCs w:val="false"/>
                  <w:i w:val="false"/>
                  <w:iCs w:val="false"/>
                  <w:color w:val="000000"/>
                  <w:sz w:val="18"/>
                  <w:szCs w:val="18"/>
                </w:rPr>
                <w:t xml:space="preserve">13,850</w:t>
              </w:r>
            </w:ins>
            <w:r>
              <w:rPr>
                <w:rFonts w:ascii="Arial" w:cs="Arial" w:eastAsia="Arial" w:hAnsi="Arial"/>
                <w:b w:val="false"/>
                <w:bCs w:val="false"/>
                <w:i w:val="false"/>
                <w:iCs w:val="false"/>
                <w:color w:val="000000"/>
                <w:sz w:val="18"/>
                <w:szCs w:val="18"/>
              </w:rPr>
              <w:t xml:space="preserve">. (b) I would recommend the frustum tank. Evidence 1: both tanks hold about 5,000 litres, so the frustum meets the school's capacity requirement just as well as the cylinder-hemisphere tank. Evidence 2: the frustum's surface area is about </w:t>
            </w:r>
            <w:del w:id="9049" w:author="Claude (AI) - proposed" w:date="2026-10-14T16:33:17Z">
              <w:r>
                <w:rPr>
                  <w:rFonts w:ascii="Arial" w:cs="Arial" w:eastAsia="Arial" w:hAnsi="Arial"/>
                  <w:b w:val="false"/>
                  <w:bCs w:val="false"/>
                  <w:i w:val="false"/>
                  <w:iCs w:val="false"/>
                  <w:color w:val="000000"/>
                  <w:sz w:val="18"/>
                  <w:szCs w:val="18"/>
                </w:rPr>
                <w:delText xml:space="preserve">7.03</w:delText>
              </w:r>
            </w:del>
            <w:ins w:id="9050" w:author="Claude (AI) - proposed" w:date="2026-10-14T16:33:17Z">
              <w:r>
                <w:rPr>
                  <w:rFonts w:ascii="Arial" w:cs="Arial" w:eastAsia="Arial" w:hAnsi="Arial"/>
                  <w:b w:val="false"/>
                  <w:bCs w:val="false"/>
                  <w:i w:val="false"/>
                  <w:iCs w:val="false"/>
                  <w:color w:val="000000"/>
                  <w:sz w:val="18"/>
                  <w:szCs w:val="18"/>
                </w:rPr>
                <w:t xml:space="preserve">16.29</w:t>
              </w:r>
            </w:ins>
            <w:r>
              <w:rPr>
                <w:rFonts w:ascii="Arial" w:cs="Arial" w:eastAsia="Arial" w:hAnsi="Arial"/>
                <w:b w:val="false"/>
                <w:bCs w:val="false"/>
                <w:i w:val="false"/>
                <w:iCs w:val="false"/>
                <w:color w:val="000000"/>
                <w:sz w:val="18"/>
                <w:szCs w:val="18"/>
              </w:rPr>
              <w:t xml:space="preserve"> m² compared with about 16.</w:t>
            </w:r>
            <w:del w:id="9051" w:author="Claude (AI) - proposed" w:date="2026-10-14T16:33:17Z">
              <w:r>
                <w:rPr>
                  <w:rFonts w:ascii="Arial" w:cs="Arial" w:eastAsia="Arial" w:hAnsi="Arial"/>
                  <w:b w:val="false"/>
                  <w:bCs w:val="false"/>
                  <w:i w:val="false"/>
                  <w:iCs w:val="false"/>
                  <w:color w:val="000000"/>
                  <w:sz w:val="18"/>
                  <w:szCs w:val="18"/>
                </w:rPr>
                <w:delText xml:space="preserve">09</w:delText>
              </w:r>
            </w:del>
            <w:ins w:id="9052" w:author="Claude (AI) - proposed" w:date="2026-10-14T16:33:17Z">
              <w:r>
                <w:rPr>
                  <w:rFonts w:ascii="Arial" w:cs="Arial" w:eastAsia="Arial" w:hAnsi="Arial"/>
                  <w:b w:val="false"/>
                  <w:bCs w:val="false"/>
                  <w:i w:val="false"/>
                  <w:iCs w:val="false"/>
                  <w:color w:val="000000"/>
                  <w:sz w:val="18"/>
                  <w:szCs w:val="18"/>
                </w:rPr>
                <w:t xml:space="preserve">93</w:t>
              </w:r>
            </w:ins>
            <w:r>
              <w:rPr>
                <w:rFonts w:ascii="Arial" w:cs="Arial" w:eastAsia="Arial" w:hAnsi="Arial"/>
                <w:b w:val="false"/>
                <w:bCs w:val="false"/>
                <w:i w:val="false"/>
                <w:iCs w:val="false"/>
                <w:color w:val="000000"/>
                <w:sz w:val="18"/>
                <w:szCs w:val="18"/>
              </w:rPr>
              <w:t xml:space="preserve"> m², so its metal sheet costs about KSh </w:t>
            </w:r>
            <w:del w:id="9053" w:author="Claude (AI) - proposed" w:date="2026-10-14T16:33:17Z">
              <w:r>
                <w:rPr>
                  <w:rFonts w:ascii="Arial" w:cs="Arial" w:eastAsia="Arial" w:hAnsi="Arial"/>
                  <w:b w:val="false"/>
                  <w:bCs w:val="false"/>
                  <w:i w:val="false"/>
                  <w:iCs w:val="false"/>
                  <w:color w:val="000000"/>
                  <w:sz w:val="18"/>
                  <w:szCs w:val="18"/>
                </w:rPr>
                <w:delText xml:space="preserve">5,975</w:delText>
              </w:r>
            </w:del>
            <w:ins w:id="9054" w:author="Claude (AI) - proposed" w:date="2026-10-14T16:33:17Z">
              <w:r>
                <w:rPr>
                  <w:rFonts w:ascii="Arial" w:cs="Arial" w:eastAsia="Arial" w:hAnsi="Arial"/>
                  <w:b w:val="false"/>
                  <w:bCs w:val="false"/>
                  <w:i w:val="false"/>
                  <w:iCs w:val="false"/>
                  <w:color w:val="000000"/>
                  <w:sz w:val="18"/>
                  <w:szCs w:val="18"/>
                </w:rPr>
                <w:t xml:space="preserve">13,850</w:t>
              </w:r>
            </w:ins>
            <w:r>
              <w:rPr>
                <w:rFonts w:ascii="Arial" w:cs="Arial" w:eastAsia="Arial" w:hAnsi="Arial"/>
                <w:b w:val="false"/>
                <w:bCs w:val="false"/>
                <w:i w:val="false"/>
                <w:iCs w:val="false"/>
                <w:color w:val="000000"/>
                <w:sz w:val="18"/>
                <w:szCs w:val="18"/>
              </w:rPr>
              <w:t xml:space="preserve"> compared with about KSh </w:t>
            </w:r>
            <w:del w:id="9055" w:author="Claude (AI) - proposed" w:date="2026-10-14T16:33:17Z">
              <w:r>
                <w:rPr>
                  <w:rFonts w:ascii="Arial" w:cs="Arial" w:eastAsia="Arial" w:hAnsi="Arial"/>
                  <w:b w:val="false"/>
                  <w:bCs w:val="false"/>
                  <w:i w:val="false"/>
                  <w:iCs w:val="false"/>
                  <w:color w:val="000000"/>
                  <w:sz w:val="18"/>
                  <w:szCs w:val="18"/>
                </w:rPr>
                <w:delText xml:space="preserve">13,677</w:delText>
              </w:r>
            </w:del>
            <w:ins w:id="9056" w:author="Claude (AI) - proposed" w:date="2026-10-14T16:33:17Z">
              <w:r>
                <w:rPr>
                  <w:rFonts w:ascii="Arial" w:cs="Arial" w:eastAsia="Arial" w:hAnsi="Arial"/>
                  <w:b w:val="false"/>
                  <w:bCs w:val="false"/>
                  <w:i w:val="false"/>
                  <w:iCs w:val="false"/>
                  <w:color w:val="000000"/>
                  <w:sz w:val="18"/>
                  <w:szCs w:val="18"/>
                </w:rPr>
                <w:t xml:space="preserve">14,390</w:t>
              </w:r>
            </w:ins>
            <w:r>
              <w:rPr>
                <w:rFonts w:ascii="Arial" w:cs="Arial" w:eastAsia="Arial" w:hAnsi="Arial"/>
                <w:b w:val="false"/>
                <w:bCs w:val="false"/>
                <w:i w:val="false"/>
                <w:iCs w:val="false"/>
                <w:color w:val="000000"/>
                <w:sz w:val="18"/>
                <w:szCs w:val="18"/>
              </w:rPr>
              <w:t xml:space="preserve">, a saving of about KSh </w:t>
            </w:r>
            <w:del w:id="9057" w:author="Claude (AI) - proposed" w:date="2026-10-14T16:33:17Z">
              <w:r>
                <w:rPr>
                  <w:rFonts w:ascii="Arial" w:cs="Arial" w:eastAsia="Arial" w:hAnsi="Arial"/>
                  <w:b w:val="false"/>
                  <w:bCs w:val="false"/>
                  <w:i w:val="false"/>
                  <w:iCs w:val="false"/>
                  <w:color w:val="000000"/>
                  <w:sz w:val="18"/>
                  <w:szCs w:val="18"/>
                </w:rPr>
                <w:delText xml:space="preserve">7,700</w:delText>
              </w:r>
            </w:del>
            <w:ins w:id="9058" w:author="Claude (AI) - proposed" w:date="2026-10-14T16:33:17Z">
              <w:r>
                <w:rPr>
                  <w:rFonts w:ascii="Arial" w:cs="Arial" w:eastAsia="Arial" w:hAnsi="Arial"/>
                  <w:b w:val="false"/>
                  <w:bCs w:val="false"/>
                  <w:i w:val="false"/>
                  <w:iCs w:val="false"/>
                  <w:color w:val="000000"/>
                  <w:sz w:val="18"/>
                  <w:szCs w:val="18"/>
                </w:rPr>
                <w:t xml:space="preserve">540 per tank (about 4%). The saving is small for one tank, so the other things in part (c) may matter as much</w:t>
              </w:r>
            </w:ins>
            <w:r>
              <w:rPr>
                <w:rFonts w:ascii="Arial" w:cs="Arial" w:eastAsia="Arial" w:hAnsi="Arial"/>
                <w:b w:val="false"/>
                <w:bCs w:val="false"/>
                <w:i w:val="false"/>
                <w:iCs w:val="false"/>
                <w:color w:val="000000"/>
                <w:sz w:val="18"/>
                <w:szCs w:val="18"/>
              </w:rPr>
              <w:t xml:space="preserve">. Using less metal also means less material to transport and use up. (c) Any sensible answer, for example: how stable the tank is when standing on the ground, how easy it is to make, clean or fit a lid, or how much space is available at the school.</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5: Using this mathematics in Kenya</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 Describe one real situation in Kenya, other than the Kisumu water tanks, where someone needs to know the surface area of a solid, and one where someone needs to know its volume. Name the solid or solids involved.</w:t>
            </w:r>
          </w:p>
          <w:p>
            <w:pPr>
              <w:keepNext w:val="false"/>
              <w:spacing w:after="40" w:before="0"/>
              <w:jc w:val="left"/>
            </w:pPr>
            <w:r>
              <w:rPr>
                <w:rFonts w:ascii="Arial" w:cs="Arial" w:eastAsia="Arial" w:hAnsi="Arial"/>
                <w:b/>
                <w:bCs/>
                <w:i w:val="false"/>
                <w:iCs w:val="false"/>
                <w:color w:val="000000"/>
                <w:sz w:val="18"/>
                <w:szCs w:val="18"/>
              </w:rPr>
              <w:t xml:space="preserve">(b) Choose one career (for example architecture, agriculture, manufacturing or water engineering) and explain how the idea that shape affects surface area and volume independently helps a person in that career to make good decisions.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Surface area: a roofing contractor in Nairobi calculating the metal sheeting needed for a conical roof turret, or the sheet metal needed to make a frustum-shaped grain store in Kitale. Volume: a farmer in the Rift Valley working out how much maize a frustum-shaped grain store (</w:t>
            </w:r>
            <w:del w:id="9059" w:author="Claude (AI) - proposed" w:date="2026-10-14T16:33:17Z">
              <w:r>
                <w:rPr>
                  <w:rFonts w:ascii="Arial" w:cs="Arial" w:eastAsia="Arial" w:hAnsi="Arial"/>
                  <w:b w:val="false"/>
                  <w:bCs w:val="false"/>
                  <w:i w:val="false"/>
                  <w:iCs w:val="false"/>
                  <w:color w:val="000000"/>
                  <w:sz w:val="18"/>
                  <w:szCs w:val="18"/>
                </w:rPr>
                <w:delText xml:space="preserve">mapunja</w:delText>
              </w:r>
            </w:del>
            <w:ins w:id="9060" w:author="Claude (AI) - proposed" w:date="2026-10-14T16:33:17Z">
              <w:r>
                <w:rPr>
                  <w:rFonts w:ascii="Arial" w:cs="Arial" w:eastAsia="Arial" w:hAnsi="Arial"/>
                  <w:b w:val="false"/>
                  <w:bCs w:val="false"/>
                  <w:i w:val="false"/>
                  <w:iCs w:val="false"/>
                  <w:color w:val="000000"/>
                  <w:sz w:val="18"/>
                  <w:szCs w:val="18"/>
                </w:rPr>
                <w:t xml:space="preserve">ghala</w:t>
              </w:r>
            </w:ins>
            <w:r>
              <w:rPr>
                <w:rFonts w:ascii="Arial" w:cs="Arial" w:eastAsia="Arial" w:hAnsi="Arial"/>
                <w:b w:val="false"/>
                <w:bCs w:val="false"/>
                <w:i w:val="false"/>
                <w:iCs w:val="false"/>
                <w:color w:val="000000"/>
                <w:sz w:val="18"/>
                <w:szCs w:val="18"/>
              </w:rPr>
              <w:t xml:space="preserve">) can hold, or a tea company in Kericho working out how much tea a canister made from a cylinder and a cone can hold. (b) A water engineer must supply a fixed amount of water, such as 5,000 litres, to a school or village. Because surface area and volume are independent, the engineer can compare different shapes that all hold 5,000 litres, calculate the surface area of each, and choose the shape that needs the least metal sheet. This lowers the cost for rural households and uses resources responsibly, which supports water conservation.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of evidence from the lessons</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61" w:author="Claude (AI) - proposed" w:date="2026-10-14T16:33:17Z">
              <w:r>
                <w:rPr>
                  <w:rFonts w:ascii="Arial" w:cs="Arial" w:eastAsia="Arial" w:hAnsi="Arial"/>
                  <w:b w:val="false"/>
                  <w:bCs w:val="false"/>
                  <w:i w:val="false"/>
                  <w:iCs w:val="false"/>
                  <w:color w:val="000000"/>
                  <w:sz w:val="18"/>
                  <w:szCs w:val="18"/>
                </w:rPr>
                <w:delText xml:space="preserve">Uses</w:delText>
              </w:r>
            </w:del>
            <w:ins w:id="9062" w:author="Claude (AI) - proposed" w:date="2026-10-14T16:33:17Z">
              <w:r>
                <w:rPr>
                  <w:rFonts w:ascii="Arial" w:cs="Arial" w:eastAsia="Arial" w:hAnsi="Arial"/>
                  <w:b w:val="false"/>
                  <w:bCs w:val="false"/>
                  <w:i w:val="false"/>
                  <w:iCs w:val="false"/>
                  <w:color w:val="000000"/>
                  <w:sz w:val="18"/>
                  <w:szCs w:val="18"/>
                </w:rPr>
                <w:t xml:space="preserve">Exceeds Expectations: uses</w:t>
              </w:r>
            </w:ins>
            <w:r>
              <w:rPr>
                <w:rFonts w:ascii="Arial" w:cs="Arial" w:eastAsia="Arial" w:hAnsi="Arial"/>
                <w:b w:val="false"/>
                <w:bCs w:val="false"/>
                <w:i w:val="false"/>
                <w:iCs w:val="false"/>
                <w:color w:val="000000"/>
                <w:sz w:val="18"/>
                <w:szCs w:val="18"/>
              </w:rPr>
              <w:t xml:space="preserve"> the table values and the Kisumu tank data accurately and refers to them in every answer, including correct differences</w:t>
            </w:r>
            <w:del w:id="9063" w:author="Claude (AI) - proposed" w:date="2026-10-14T16:33:17Z">
              <w:r>
                <w:rPr>
                  <w:rFonts w:ascii="Arial" w:cs="Arial" w:eastAsia="Arial" w:hAnsi="Arial"/>
                  <w:b w:val="false"/>
                  <w:bCs w:val="false"/>
                  <w:i w:val="false"/>
                  <w:iCs w:val="false"/>
                  <w:color w:val="000000"/>
                  <w:sz w:val="18"/>
                  <w:szCs w:val="18"/>
                </w:rPr>
                <w:delText xml:space="preserve"> and costs</w:delText>
              </w:r>
            </w:del>
            <w:ins w:id="9064" w:author="Claude (AI) - proposed" w:date="2026-10-14T16:33:17Z">
              <w:r>
                <w:rPr>
                  <w:rFonts w:ascii="Arial" w:cs="Arial" w:eastAsia="Arial" w:hAnsi="Arial"/>
                  <w:b w:val="false"/>
                  <w:bCs w:val="false"/>
                  <w:i w:val="false"/>
                  <w:iCs w:val="false"/>
                  <w:color w:val="000000"/>
                  <w:sz w:val="18"/>
                  <w:szCs w:val="18"/>
                </w:rPr>
                <w:t xml:space="preserve">, costs and the checked frustum volume</w:t>
              </w:r>
            </w:ins>
            <w:r>
              <w:rPr>
                <w:rFonts w:ascii="Arial" w:cs="Arial" w:eastAsia="Arial" w:hAnsi="Arial"/>
                <w:b w:val="false"/>
                <w:bCs w:val="false"/>
                <w:i w:val="false"/>
                <w:iCs w:val="false"/>
                <w:color w:val="000000"/>
                <w:sz w:val="18"/>
                <w:szCs w:val="18"/>
              </w:rPr>
              <w:t xml:space="preserve">.</w:t>
            </w:r>
          </w:p>
        </w:tc>
        <w:tc>
          <w:tcPr>
            <w:tcW w:type="dxa" w:w="3560"/>
            <w:shd w:fill="F2F2F2" w:color="auto" w:val="clear"/>
            <w:tcMar>
              <w:top w:type="dxa" w:w="60"/>
              <w:left w:type="dxa" w:w="120"/>
              <w:bottom w:type="dxa" w:w="60"/>
              <w:right w:type="dxa" w:w="120"/>
            </w:tcMar>
            <w:vAlign w:val="top"/>
          </w:tcPr>
          <w:p>
            <w:pPr>
              <w:keepNext w:val="false"/>
              <w:spacing w:after="40" w:before="0"/>
              <w:jc w:val="left"/>
            </w:pPr>
            <w:del w:id="9065" w:author="Claude (AI) - proposed" w:date="2026-10-14T16:33:17Z">
              <w:r>
                <w:rPr>
                  <w:rFonts w:ascii="Arial" w:cs="Arial" w:eastAsia="Arial" w:hAnsi="Arial"/>
                  <w:b w:val="false"/>
                  <w:bCs w:val="false"/>
                  <w:i w:val="false"/>
                  <w:iCs w:val="false"/>
                  <w:color w:val="000000"/>
                  <w:sz w:val="18"/>
                  <w:szCs w:val="18"/>
                </w:rPr>
                <w:delText xml:space="preserve">Uses</w:delText>
              </w:r>
            </w:del>
            <w:ins w:id="9066" w:author="Claude (AI) - proposed" w:date="2026-10-14T16:33:17Z">
              <w:r>
                <w:rPr>
                  <w:rFonts w:ascii="Arial" w:cs="Arial" w:eastAsia="Arial" w:hAnsi="Arial"/>
                  <w:b w:val="false"/>
                  <w:bCs w:val="false"/>
                  <w:i w:val="false"/>
                  <w:iCs w:val="false"/>
                  <w:color w:val="000000"/>
                  <w:sz w:val="18"/>
                  <w:szCs w:val="18"/>
                </w:rPr>
                <w:t xml:space="preserve">Meets Expectations: uses</w:t>
              </w:r>
            </w:ins>
            <w:r>
              <w:rPr>
                <w:rFonts w:ascii="Arial" w:cs="Arial" w:eastAsia="Arial" w:hAnsi="Arial"/>
                <w:b w:val="false"/>
                <w:bCs w:val="false"/>
                <w:i w:val="false"/>
                <w:iCs w:val="false"/>
                <w:color w:val="000000"/>
                <w:sz w:val="18"/>
                <w:szCs w:val="18"/>
              </w:rPr>
              <w:t xml:space="preserve"> most of the table values correctly, with minor slips in differences or costs.</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67" w:author="Claude (AI) - proposed" w:date="2026-10-14T16:33:17Z">
              <w:r>
                <w:rPr>
                  <w:rFonts w:ascii="Arial" w:cs="Arial" w:eastAsia="Arial" w:hAnsi="Arial"/>
                  <w:b w:val="false"/>
                  <w:bCs w:val="false"/>
                  <w:i w:val="false"/>
                  <w:iCs w:val="false"/>
                  <w:color w:val="000000"/>
                  <w:sz w:val="18"/>
                  <w:szCs w:val="18"/>
                </w:rPr>
                <w:delText xml:space="preserve">Uses</w:delText>
              </w:r>
            </w:del>
            <w:ins w:id="9068" w:author="Claude (AI) - proposed" w:date="2026-10-14T16:33:17Z">
              <w:r>
                <w:rPr>
                  <w:rFonts w:ascii="Arial" w:cs="Arial" w:eastAsia="Arial" w:hAnsi="Arial"/>
                  <w:b w:val="false"/>
                  <w:bCs w:val="false"/>
                  <w:i w:val="false"/>
                  <w:iCs w:val="false"/>
                  <w:color w:val="000000"/>
                  <w:sz w:val="18"/>
                  <w:szCs w:val="18"/>
                </w:rPr>
                <w:t xml:space="preserve">Approaches Expectations: uses</w:t>
              </w:r>
            </w:ins>
            <w:r>
              <w:rPr>
                <w:rFonts w:ascii="Arial" w:cs="Arial" w:eastAsia="Arial" w:hAnsi="Arial"/>
                <w:b w:val="false"/>
                <w:bCs w:val="false"/>
                <w:i w:val="false"/>
                <w:iCs w:val="false"/>
                <w:color w:val="000000"/>
                <w:sz w:val="18"/>
                <w:szCs w:val="18"/>
              </w:rPr>
              <w:t xml:space="preserve"> little of the data or quotes values incorrectly.</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Understanding that surface area and volume are independent</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69" w:author="Claude (AI) - proposed" w:date="2026-10-14T16:33:17Z">
              <w:r>
                <w:rPr>
                  <w:rFonts w:ascii="Arial" w:cs="Arial" w:eastAsia="Arial" w:hAnsi="Arial"/>
                  <w:b w:val="false"/>
                  <w:bCs w:val="false"/>
                  <w:i w:val="false"/>
                  <w:iCs w:val="false"/>
                  <w:color w:val="000000"/>
                  <w:sz w:val="18"/>
                  <w:szCs w:val="18"/>
                </w:rPr>
                <w:delText xml:space="preserve">Clearly</w:delText>
              </w:r>
            </w:del>
            <w:ins w:id="9070" w:author="Claude (AI) - proposed" w:date="2026-10-14T16:33:17Z">
              <w:r>
                <w:rPr>
                  <w:rFonts w:ascii="Arial" w:cs="Arial" w:eastAsia="Arial" w:hAnsi="Arial"/>
                  <w:b w:val="false"/>
                  <w:bCs w:val="false"/>
                  <w:i w:val="false"/>
                  <w:iCs w:val="false"/>
                  <w:color w:val="000000"/>
                  <w:sz w:val="18"/>
                  <w:szCs w:val="18"/>
                </w:rPr>
                <w:t xml:space="preserve">Exceeds Expectations: clearly</w:t>
              </w:r>
            </w:ins>
            <w:r>
              <w:rPr>
                <w:rFonts w:ascii="Arial" w:cs="Arial" w:eastAsia="Arial" w:hAnsi="Arial"/>
                <w:b w:val="false"/>
                <w:bCs w:val="false"/>
                <w:i w:val="false"/>
                <w:iCs w:val="false"/>
                <w:color w:val="000000"/>
                <w:sz w:val="18"/>
                <w:szCs w:val="18"/>
              </w:rPr>
              <w:t xml:space="preserve"> explains with the two tanks and the cone and cylinder comparison that equal volume can come with different surface areas, and that shape affects each quantity differently.</w:t>
            </w:r>
          </w:p>
        </w:tc>
        <w:tc>
          <w:tcPr>
            <w:tcW w:type="dxa" w:w="3560"/>
            <w:shd w:fill="F2F2F2" w:color="auto" w:val="clear"/>
            <w:tcMar>
              <w:top w:type="dxa" w:w="60"/>
              <w:left w:type="dxa" w:w="120"/>
              <w:bottom w:type="dxa" w:w="60"/>
              <w:right w:type="dxa" w:w="120"/>
            </w:tcMar>
            <w:vAlign w:val="top"/>
          </w:tcPr>
          <w:p>
            <w:pPr>
              <w:keepNext w:val="false"/>
              <w:spacing w:after="40" w:before="0"/>
              <w:jc w:val="left"/>
            </w:pPr>
            <w:del w:id="9071" w:author="Claude (AI) - proposed" w:date="2026-10-14T16:33:17Z">
              <w:r>
                <w:rPr>
                  <w:rFonts w:ascii="Arial" w:cs="Arial" w:eastAsia="Arial" w:hAnsi="Arial"/>
                  <w:b w:val="false"/>
                  <w:bCs w:val="false"/>
                  <w:i w:val="false"/>
                  <w:iCs w:val="false"/>
                  <w:color w:val="000000"/>
                  <w:sz w:val="18"/>
                  <w:szCs w:val="18"/>
                </w:rPr>
                <w:delText xml:space="preserve">States</w:delText>
              </w:r>
            </w:del>
            <w:ins w:id="9072" w:author="Claude (AI) - proposed" w:date="2026-10-14T16:33:17Z">
              <w:r>
                <w:rPr>
                  <w:rFonts w:ascii="Arial" w:cs="Arial" w:eastAsia="Arial" w:hAnsi="Arial"/>
                  <w:b w:val="false"/>
                  <w:bCs w:val="false"/>
                  <w:i w:val="false"/>
                  <w:iCs w:val="false"/>
                  <w:color w:val="000000"/>
                  <w:sz w:val="18"/>
                  <w:szCs w:val="18"/>
                </w:rPr>
                <w:t xml:space="preserve">Meets Expectations: states</w:t>
              </w:r>
            </w:ins>
            <w:r>
              <w:rPr>
                <w:rFonts w:ascii="Arial" w:cs="Arial" w:eastAsia="Arial" w:hAnsi="Arial"/>
                <w:b w:val="false"/>
                <w:bCs w:val="false"/>
                <w:i w:val="false"/>
                <w:iCs w:val="false"/>
                <w:color w:val="000000"/>
                <w:sz w:val="18"/>
                <w:szCs w:val="18"/>
              </w:rPr>
              <w:t xml:space="preserve"> that surface area and volume are independent and supports it with one example.</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73" w:author="Claude (AI) - proposed" w:date="2026-10-14T16:33:17Z">
              <w:r>
                <w:rPr>
                  <w:rFonts w:ascii="Arial" w:cs="Arial" w:eastAsia="Arial" w:hAnsi="Arial"/>
                  <w:b w:val="false"/>
                  <w:bCs w:val="false"/>
                  <w:i w:val="false"/>
                  <w:iCs w:val="false"/>
                  <w:color w:val="000000"/>
                  <w:sz w:val="18"/>
                  <w:szCs w:val="18"/>
                </w:rPr>
                <w:delText xml:space="preserve">Confuses</w:delText>
              </w:r>
            </w:del>
            <w:ins w:id="9074" w:author="Claude (AI) - proposed" w:date="2026-10-14T16:33:17Z">
              <w:r>
                <w:rPr>
                  <w:rFonts w:ascii="Arial" w:cs="Arial" w:eastAsia="Arial" w:hAnsi="Arial"/>
                  <w:b w:val="false"/>
                  <w:bCs w:val="false"/>
                  <w:i w:val="false"/>
                  <w:iCs w:val="false"/>
                  <w:color w:val="000000"/>
                  <w:sz w:val="18"/>
                  <w:szCs w:val="18"/>
                </w:rPr>
                <w:t xml:space="preserve">Approaches Expectations: confuses</w:t>
              </w:r>
            </w:ins>
            <w:r>
              <w:rPr>
                <w:rFonts w:ascii="Arial" w:cs="Arial" w:eastAsia="Arial" w:hAnsi="Arial"/>
                <w:b w:val="false"/>
                <w:bCs w:val="false"/>
                <w:i w:val="false"/>
                <w:iCs w:val="false"/>
                <w:color w:val="000000"/>
                <w:sz w:val="18"/>
                <w:szCs w:val="18"/>
              </w:rPr>
              <w:t xml:space="preserve"> surface area with volume or says a larger volume always means a larger surface area.</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Mathematical reasoning with formulae and strategies</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75" w:author="Claude (AI) - proposed" w:date="2026-10-14T16:33:17Z">
              <w:r>
                <w:rPr>
                  <w:rFonts w:ascii="Arial" w:cs="Arial" w:eastAsia="Arial" w:hAnsi="Arial"/>
                  <w:b w:val="false"/>
                  <w:bCs w:val="false"/>
                  <w:i w:val="false"/>
                  <w:iCs w:val="false"/>
                  <w:color w:val="000000"/>
                  <w:sz w:val="18"/>
                  <w:szCs w:val="18"/>
                </w:rPr>
                <w:delText xml:space="preserve">Correctly</w:delText>
              </w:r>
            </w:del>
            <w:ins w:id="9076" w:author="Claude (AI) - proposed" w:date="2026-10-14T16:33:17Z">
              <w:r>
                <w:rPr>
                  <w:rFonts w:ascii="Arial" w:cs="Arial" w:eastAsia="Arial" w:hAnsi="Arial"/>
                  <w:b w:val="false"/>
                  <w:bCs w:val="false"/>
                  <w:i w:val="false"/>
                  <w:iCs w:val="false"/>
                  <w:color w:val="000000"/>
                  <w:sz w:val="18"/>
                  <w:szCs w:val="18"/>
                </w:rPr>
                <w:t xml:space="preserve">Exceeds Expectations: correctly</w:t>
              </w:r>
            </w:ins>
            <w:r>
              <w:rPr>
                <w:rFonts w:ascii="Arial" w:cs="Arial" w:eastAsia="Arial" w:hAnsi="Arial"/>
                <w:b w:val="false"/>
                <w:bCs w:val="false"/>
                <w:i w:val="false"/>
                <w:iCs w:val="false"/>
                <w:color w:val="000000"/>
                <w:sz w:val="18"/>
                <w:szCs w:val="18"/>
              </w:rPr>
              <w:t xml:space="preserve"> identifies each term in the frustum formula, describes the three-step composite solid strategy including hidden faces, and </w:t>
            </w:r>
            <w:del w:id="9077" w:author="Claude (AI) - proposed" w:date="2026-10-14T16:33:17Z">
              <w:r>
                <w:rPr>
                  <w:rFonts w:ascii="Arial" w:cs="Arial" w:eastAsia="Arial" w:hAnsi="Arial"/>
                  <w:b w:val="false"/>
                  <w:bCs w:val="false"/>
                  <w:i w:val="false"/>
                  <w:iCs w:val="false"/>
                  <w:color w:val="000000"/>
                  <w:sz w:val="18"/>
                  <w:szCs w:val="18"/>
                </w:rPr>
                <w:delText xml:space="preserve">links these to</w:delText>
              </w:r>
            </w:del>
            <w:ins w:id="9078" w:author="Claude (AI) - proposed" w:date="2026-10-14T16:33:17Z">
              <w:r>
                <w:rPr>
                  <w:rFonts w:ascii="Arial" w:cs="Arial" w:eastAsia="Arial" w:hAnsi="Arial"/>
                  <w:b w:val="false"/>
                  <w:bCs w:val="false"/>
                  <w:i w:val="false"/>
                  <w:iCs w:val="false"/>
                  <w:color w:val="000000"/>
                  <w:sz w:val="18"/>
                  <w:szCs w:val="18"/>
                </w:rPr>
                <w:t xml:space="preserve">uses the proportions of the tanks (tall and narrow against shorter and wider) to explain</w:t>
              </w:r>
            </w:ins>
            <w:r>
              <w:rPr>
                <w:rFonts w:ascii="Arial" w:cs="Arial" w:eastAsia="Arial" w:hAnsi="Arial"/>
                <w:b w:val="false"/>
                <w:bCs w:val="false"/>
                <w:i w:val="false"/>
                <w:iCs w:val="false"/>
                <w:color w:val="000000"/>
                <w:sz w:val="18"/>
                <w:szCs w:val="18"/>
              </w:rPr>
              <w:t xml:space="preserve"> the result.</w:t>
            </w:r>
          </w:p>
        </w:tc>
        <w:tc>
          <w:tcPr>
            <w:tcW w:type="dxa" w:w="3560"/>
            <w:shd w:fill="F2F2F2" w:color="auto" w:val="clear"/>
            <w:tcMar>
              <w:top w:type="dxa" w:w="60"/>
              <w:left w:type="dxa" w:w="120"/>
              <w:bottom w:type="dxa" w:w="60"/>
              <w:right w:type="dxa" w:w="120"/>
            </w:tcMar>
            <w:vAlign w:val="top"/>
          </w:tcPr>
          <w:p>
            <w:pPr>
              <w:keepNext w:val="false"/>
              <w:spacing w:after="40" w:before="0"/>
              <w:jc w:val="left"/>
            </w:pPr>
            <w:del w:id="9079" w:author="Claude (AI) - proposed" w:date="2026-10-14T16:33:17Z">
              <w:r>
                <w:rPr>
                  <w:rFonts w:ascii="Arial" w:cs="Arial" w:eastAsia="Arial" w:hAnsi="Arial"/>
                  <w:b w:val="false"/>
                  <w:bCs w:val="false"/>
                  <w:i w:val="false"/>
                  <w:iCs w:val="false"/>
                  <w:color w:val="000000"/>
                  <w:sz w:val="18"/>
                  <w:szCs w:val="18"/>
                </w:rPr>
                <w:delText xml:space="preserve">Identifies</w:delText>
              </w:r>
            </w:del>
            <w:ins w:id="9080" w:author="Claude (AI) - proposed" w:date="2026-10-14T16:33:17Z">
              <w:r>
                <w:rPr>
                  <w:rFonts w:ascii="Arial" w:cs="Arial" w:eastAsia="Arial" w:hAnsi="Arial"/>
                  <w:b w:val="false"/>
                  <w:bCs w:val="false"/>
                  <w:i w:val="false"/>
                  <w:iCs w:val="false"/>
                  <w:color w:val="000000"/>
                  <w:sz w:val="18"/>
                  <w:szCs w:val="18"/>
                </w:rPr>
                <w:t xml:space="preserve">Meets Expectations: identifies</w:t>
              </w:r>
            </w:ins>
            <w:r>
              <w:rPr>
                <w:rFonts w:ascii="Arial" w:cs="Arial" w:eastAsia="Arial" w:hAnsi="Arial"/>
                <w:b w:val="false"/>
                <w:bCs w:val="false"/>
                <w:i w:val="false"/>
                <w:iCs w:val="false"/>
                <w:color w:val="000000"/>
                <w:sz w:val="18"/>
                <w:szCs w:val="18"/>
              </w:rPr>
              <w:t xml:space="preserve"> most terms and steps, with small gaps in explaining hidden faces or slant height.</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81" w:author="Claude (AI) - proposed" w:date="2026-10-14T16:33:17Z">
              <w:r>
                <w:rPr>
                  <w:rFonts w:ascii="Arial" w:cs="Arial" w:eastAsia="Arial" w:hAnsi="Arial"/>
                  <w:b w:val="false"/>
                  <w:bCs w:val="false"/>
                  <w:i w:val="false"/>
                  <w:iCs w:val="false"/>
                  <w:color w:val="000000"/>
                  <w:sz w:val="18"/>
                  <w:szCs w:val="18"/>
                </w:rPr>
                <w:delText xml:space="preserve">Names</w:delText>
              </w:r>
            </w:del>
            <w:ins w:id="9082" w:author="Claude (AI) - proposed" w:date="2026-10-14T16:33:17Z">
              <w:r>
                <w:rPr>
                  <w:rFonts w:ascii="Arial" w:cs="Arial" w:eastAsia="Arial" w:hAnsi="Arial"/>
                  <w:b w:val="false"/>
                  <w:bCs w:val="false"/>
                  <w:i w:val="false"/>
                  <w:iCs w:val="false"/>
                  <w:color w:val="000000"/>
                  <w:sz w:val="18"/>
                  <w:szCs w:val="18"/>
                </w:rPr>
                <w:t xml:space="preserve">Approaches Expectations: names</w:t>
              </w:r>
            </w:ins>
            <w:r>
              <w:rPr>
                <w:rFonts w:ascii="Arial" w:cs="Arial" w:eastAsia="Arial" w:hAnsi="Arial"/>
                <w:b w:val="false"/>
                <w:bCs w:val="false"/>
                <w:i w:val="false"/>
                <w:iCs w:val="false"/>
                <w:color w:val="000000"/>
                <w:sz w:val="18"/>
                <w:szCs w:val="18"/>
              </w:rPr>
              <w:t xml:space="preserve"> formulae or steps incompletely or incorrectly.</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Justified recommendation and Kenyan applications</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83" w:author="Claude (AI) - proposed" w:date="2026-10-14T16:33:17Z">
              <w:r>
                <w:rPr>
                  <w:rFonts w:ascii="Arial" w:cs="Arial" w:eastAsia="Arial" w:hAnsi="Arial"/>
                  <w:b w:val="false"/>
                  <w:bCs w:val="false"/>
                  <w:i w:val="false"/>
                  <w:iCs w:val="false"/>
                  <w:color w:val="000000"/>
                  <w:sz w:val="18"/>
                  <w:szCs w:val="18"/>
                </w:rPr>
                <w:delText xml:space="preserve">Gives</w:delText>
              </w:r>
            </w:del>
            <w:ins w:id="9084" w:author="Claude (AI) - proposed" w:date="2026-10-14T16:33:17Z">
              <w:r>
                <w:rPr>
                  <w:rFonts w:ascii="Arial" w:cs="Arial" w:eastAsia="Arial" w:hAnsi="Arial"/>
                  <w:b w:val="false"/>
                  <w:bCs w:val="false"/>
                  <w:i w:val="false"/>
                  <w:iCs w:val="false"/>
                  <w:color w:val="000000"/>
                  <w:sz w:val="18"/>
                  <w:szCs w:val="18"/>
                </w:rPr>
                <w:t xml:space="preserve">Exceeds Expectations: gives</w:t>
              </w:r>
            </w:ins>
            <w:r>
              <w:rPr>
                <w:rFonts w:ascii="Arial" w:cs="Arial" w:eastAsia="Arial" w:hAnsi="Arial"/>
                <w:b w:val="false"/>
                <w:bCs w:val="false"/>
                <w:i w:val="false"/>
                <w:iCs w:val="false"/>
                <w:color w:val="000000"/>
                <w:sz w:val="18"/>
                <w:szCs w:val="18"/>
              </w:rPr>
              <w:t xml:space="preserve"> a clear recommendation supported by at least two pieces of evidence, and gives accurate, relevant Kenyan examples and a career link.</w:t>
            </w:r>
          </w:p>
        </w:tc>
        <w:tc>
          <w:tcPr>
            <w:tcW w:type="dxa" w:w="3560"/>
            <w:shd w:fill="F2F2F2" w:color="auto" w:val="clear"/>
            <w:tcMar>
              <w:top w:type="dxa" w:w="60"/>
              <w:left w:type="dxa" w:w="120"/>
              <w:bottom w:type="dxa" w:w="60"/>
              <w:right w:type="dxa" w:w="120"/>
            </w:tcMar>
            <w:vAlign w:val="top"/>
          </w:tcPr>
          <w:p>
            <w:pPr>
              <w:keepNext w:val="false"/>
              <w:spacing w:after="40" w:before="0"/>
              <w:jc w:val="left"/>
            </w:pPr>
            <w:del w:id="9085" w:author="Claude (AI) - proposed" w:date="2026-10-14T16:33:17Z">
              <w:r>
                <w:rPr>
                  <w:rFonts w:ascii="Arial" w:cs="Arial" w:eastAsia="Arial" w:hAnsi="Arial"/>
                  <w:b w:val="false"/>
                  <w:bCs w:val="false"/>
                  <w:i w:val="false"/>
                  <w:iCs w:val="false"/>
                  <w:color w:val="000000"/>
                  <w:sz w:val="18"/>
                  <w:szCs w:val="18"/>
                </w:rPr>
                <w:delText xml:space="preserve">Gives</w:delText>
              </w:r>
            </w:del>
            <w:ins w:id="9086" w:author="Claude (AI) - proposed" w:date="2026-10-14T16:33:17Z">
              <w:r>
                <w:rPr>
                  <w:rFonts w:ascii="Arial" w:cs="Arial" w:eastAsia="Arial" w:hAnsi="Arial"/>
                  <w:b w:val="false"/>
                  <w:bCs w:val="false"/>
                  <w:i w:val="false"/>
                  <w:iCs w:val="false"/>
                  <w:color w:val="000000"/>
                  <w:sz w:val="18"/>
                  <w:szCs w:val="18"/>
                </w:rPr>
                <w:t xml:space="preserve">Meets Expectations: gives</w:t>
              </w:r>
            </w:ins>
            <w:r>
              <w:rPr>
                <w:rFonts w:ascii="Arial" w:cs="Arial" w:eastAsia="Arial" w:hAnsi="Arial"/>
                <w:b w:val="false"/>
                <w:bCs w:val="false"/>
                <w:i w:val="false"/>
                <w:iCs w:val="false"/>
                <w:color w:val="000000"/>
                <w:sz w:val="18"/>
                <w:szCs w:val="18"/>
              </w:rPr>
              <w:t xml:space="preserve"> a recommendation with some evidence and at least one suitable Kenyan example.</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87" w:author="Claude (AI) - proposed" w:date="2026-10-14T16:33:17Z">
              <w:r>
                <w:rPr>
                  <w:rFonts w:ascii="Arial" w:cs="Arial" w:eastAsia="Arial" w:hAnsi="Arial"/>
                  <w:b w:val="false"/>
                  <w:bCs w:val="false"/>
                  <w:i w:val="false"/>
                  <w:iCs w:val="false"/>
                  <w:color w:val="000000"/>
                  <w:sz w:val="18"/>
                  <w:szCs w:val="18"/>
                </w:rPr>
                <w:delText xml:space="preserve">Gives</w:delText>
              </w:r>
            </w:del>
            <w:ins w:id="9088" w:author="Claude (AI) - proposed" w:date="2026-10-14T16:33:17Z">
              <w:r>
                <w:rPr>
                  <w:rFonts w:ascii="Arial" w:cs="Arial" w:eastAsia="Arial" w:hAnsi="Arial"/>
                  <w:b w:val="false"/>
                  <w:bCs w:val="false"/>
                  <w:i w:val="false"/>
                  <w:iCs w:val="false"/>
                  <w:color w:val="000000"/>
                  <w:sz w:val="18"/>
                  <w:szCs w:val="18"/>
                </w:rPr>
                <w:t xml:space="preserve">Approaches Expectations: gives</w:t>
              </w:r>
            </w:ins>
            <w:r>
              <w:rPr>
                <w:rFonts w:ascii="Arial" w:cs="Arial" w:eastAsia="Arial" w:hAnsi="Arial"/>
                <w:b w:val="false"/>
                <w:bCs w:val="false"/>
                <w:i w:val="false"/>
                <w:iCs w:val="false"/>
                <w:color w:val="000000"/>
                <w:sz w:val="18"/>
                <w:szCs w:val="18"/>
              </w:rPr>
              <w:t xml:space="preserve"> a recommendation without evidence or gives examples that are unclear or unrelated.</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lh6vkwecu93ajihm8ktdt">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ys1ibzh9sqfn0okp_yif5">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rt4ljfquchxjaojd-wjzx">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lh6vkwecu93ajihm8ktdt" Type="http://schemas.openxmlformats.org/officeDocument/2006/relationships/hyperlink" Target="https://creativecommons.org/licenses/by-nc/4.0/" TargetMode="External"/><Relationship Id="rIdys1ibzh9sqfn0okp_yif5" Type="http://schemas.openxmlformats.org/officeDocument/2006/relationships/hyperlink" Target="https://creativecommons.org/licenses/by-nc/4.0/" TargetMode="External"/><Relationship Id="rIdrt4ljfquchxjaojd-wjzx"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2026-10-14T16:33:15.764Z</dcterms:created>
  <dcterms:modified xsi:type="dcterms:W3CDTF">2026-10-14T16:33:15.764Z</dcterms:modified>
</cp:coreProperties>
</file>

<file path=docProps/custom.xml><?xml version="1.0" encoding="utf-8"?>
<Properties xmlns="http://schemas.openxmlformats.org/officeDocument/2006/custom-properties" xmlns:vt="http://schemas.openxmlformats.org/officeDocument/2006/docPropsVTypes"/>
</file>