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w:t>
            </w:r>
            <w:ins w:id="9001" w:author="Claude (AI) - proposed" w:date="2026-10-14T16:33:06Z">
              <w:r>
                <w:rPr>
                  <w:rFonts w:ascii="Arial" w:cs="Arial" w:eastAsia="Arial" w:hAnsi="Arial"/>
                  <w:b w:val="false"/>
                  <w:bCs w:val="false"/>
                  <w:i w:val="false"/>
                  <w:iCs w:val="false"/>
                  <w:color w:val="000000"/>
                  <w:sz w:val="18"/>
                  <w:szCs w:val="18"/>
                </w:rPr>
                <w:t xml:space="preserve"> (your Summary Tables and the Driving Question Board will help you)</w:t>
              </w:r>
            </w:ins>
            <w:r>
              <w:rPr>
                <w:rFonts w:ascii="Arial" w:cs="Arial" w:eastAsia="Arial" w:hAnsi="Arial"/>
                <w:b w:val="false"/>
                <w:bCs w:val="false"/>
                <w:i w:val="false"/>
                <w:iCs w:val="false"/>
                <w:color w:val="000000"/>
                <w:sz w:val="18"/>
                <w:szCs w:val="18"/>
              </w:rPr>
              <w:t xml:space="preserve">.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Trial</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mass (g)</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distance from pivot (m)</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mass (g)</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0.30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other side of P,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w:t>
            </w:r>
            <w:ins w:id="9002" w:author="Claude (AI) - proposed" w:date="2026-10-14T16:33:06Z">
              <w:r>
                <w:rPr>
                  <w:rFonts w:ascii="Arial" w:cs="Arial" w:eastAsia="Arial" w:hAnsi="Arial"/>
                  <w:b/>
                  <w:bCs/>
                  <w:i w:val="false"/>
                  <w:iCs w:val="false"/>
                  <w:color w:val="000000"/>
                  <w:sz w:val="18"/>
                  <w:szCs w:val="18"/>
                </w:rPr>
                <w:t xml:space="preserve"> (f) A plumber turns a tap wrench by pushing with 12 N from each hand, with the hands 0.30 m apart on the handle. Calculate the moment of the couple, with units.</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keepNext/>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3" w:author="Claude (AI) - proposed" w:date="2026-10-14T16:33:06Z">
              <w:r>
                <w:rPr>
                  <w:rFonts w:ascii="Arial" w:cs="Arial" w:eastAsia="Arial" w:hAnsi="Arial"/>
                  <w:b w:val="false"/>
                  <w:bCs w:val="false"/>
                  <w:i w:val="false"/>
                  <w:iCs w:val="false"/>
                  <w:color w:val="000000"/>
                  <w:sz w:val="18"/>
                  <w:szCs w:val="18"/>
                </w:rPr>
                <w:delText xml:space="preserve">Calculates</w:delText>
              </w:r>
            </w:del>
            <w:ins w:id="9004" w:author="Claude (AI) - proposed" w:date="2026-10-14T16:33:06Z">
              <w:r>
                <w:rPr>
                  <w:rFonts w:ascii="Arial" w:cs="Arial" w:eastAsia="Arial" w:hAnsi="Arial"/>
                  <w:b w:val="false"/>
                  <w:bCs w:val="false"/>
                  <w:i w:val="false"/>
                  <w:iCs w:val="false"/>
                  <w:color w:val="000000"/>
                  <w:sz w:val="18"/>
                  <w:szCs w:val="18"/>
                </w:rPr>
                <w:t xml:space="preserve">Exceeds Expectations: calculates</w:t>
              </w:r>
            </w:ins>
            <w:r>
              <w:rPr>
                <w:rFonts w:ascii="Arial" w:cs="Arial" w:eastAsia="Arial" w:hAnsi="Arial"/>
                <w:b w:val="false"/>
                <w:bCs w:val="false"/>
                <w:i w:val="false"/>
                <w:iCs w:val="false"/>
                <w:color w:val="000000"/>
                <w:sz w:val="18"/>
                <w:szCs w:val="18"/>
              </w:rPr>
              <w:t xml:space="preserve"> every moment correctly with units, converts masses to weights using g = 10 N/kg, identifies clockwise and anticlockwise moments, and states the Principle of Moments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5" w:author="Claude (AI) - proposed" w:date="2026-10-14T16:33:06Z">
              <w:r>
                <w:rPr>
                  <w:rFonts w:ascii="Arial" w:cs="Arial" w:eastAsia="Arial" w:hAnsi="Arial"/>
                  <w:b w:val="false"/>
                  <w:bCs w:val="false"/>
                  <w:i w:val="false"/>
                  <w:iCs w:val="false"/>
                  <w:color w:val="000000"/>
                  <w:sz w:val="18"/>
                  <w:szCs w:val="18"/>
                </w:rPr>
                <w:delText xml:space="preserve">Calculates</w:delText>
              </w:r>
            </w:del>
            <w:ins w:id="9006" w:author="Claude (AI) - proposed" w:date="2026-10-14T16:33:06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7" w:author="Claude (AI) - proposed" w:date="2026-10-14T16:33:06Z">
              <w:r>
                <w:rPr>
                  <w:rFonts w:ascii="Arial" w:cs="Arial" w:eastAsia="Arial" w:hAnsi="Arial"/>
                  <w:b w:val="false"/>
                  <w:bCs w:val="false"/>
                  <w:i w:val="false"/>
                  <w:iCs w:val="false"/>
                  <w:color w:val="000000"/>
                  <w:sz w:val="18"/>
                  <w:szCs w:val="18"/>
                </w:rPr>
                <w:delText xml:space="preserve">Makes</w:delText>
              </w:r>
            </w:del>
            <w:ins w:id="9008" w:author="Claude (AI) - proposed" w:date="2026-10-14T16:33:06Z">
              <w:r>
                <w:rPr>
                  <w:rFonts w:ascii="Arial" w:cs="Arial" w:eastAsia="Arial" w:hAnsi="Arial"/>
                  <w:b w:val="false"/>
                  <w:bCs w:val="false"/>
                  <w:i w:val="false"/>
                  <w:iCs w:val="false"/>
                  <w:color w:val="000000"/>
                  <w:sz w:val="18"/>
                  <w:szCs w:val="18"/>
                </w:rPr>
                <w:t xml:space="preserve">Approaches Expectations: makes</w:t>
              </w:r>
            </w:ins>
            <w:r>
              <w:rPr>
                <w:rFonts w:ascii="Arial" w:cs="Arial" w:eastAsia="Arial" w:hAnsi="Arial"/>
                <w:b w:val="false"/>
                <w:bCs w:val="false"/>
                <w:i w:val="false"/>
                <w:iCs w:val="false"/>
                <w:color w:val="000000"/>
                <w:sz w:val="18"/>
                <w:szCs w:val="18"/>
              </w:rPr>
              <w:t xml:space="preserve"> frequent calculation errors, omits units or directions, or cannot state the Principle of Moments.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9" w:author="Claude (AI) - proposed" w:date="2026-10-14T16:33:06Z">
              <w:r>
                <w:rPr>
                  <w:rFonts w:ascii="Arial" w:cs="Arial" w:eastAsia="Arial" w:hAnsi="Arial"/>
                  <w:b w:val="false"/>
                  <w:bCs w:val="false"/>
                  <w:i w:val="false"/>
                  <w:iCs w:val="false"/>
                  <w:color w:val="000000"/>
                  <w:sz w:val="18"/>
                  <w:szCs w:val="18"/>
                </w:rPr>
                <w:delText xml:space="preserve">Identifies</w:delText>
              </w:r>
            </w:del>
            <w:ins w:id="9010" w:author="Claude (AI) - proposed" w:date="2026-10-14T16:33:06Z">
              <w:r>
                <w:rPr>
                  <w:rFonts w:ascii="Arial" w:cs="Arial" w:eastAsia="Arial" w:hAnsi="Arial"/>
                  <w:b w:val="false"/>
                  <w:bCs w:val="false"/>
                  <w:i w:val="false"/>
                  <w:iCs w:val="false"/>
                  <w:color w:val="000000"/>
                  <w:sz w:val="18"/>
                  <w:szCs w:val="18"/>
                </w:rPr>
                <w:t xml:space="preserve">Exceeds Expectations: identifies</w:t>
              </w:r>
            </w:ins>
            <w:r>
              <w:rPr>
                <w:rFonts w:ascii="Arial" w:cs="Arial" w:eastAsia="Arial" w:hAnsi="Arial"/>
                <w:b w:val="false"/>
                <w:bCs w:val="false"/>
                <w:i w:val="false"/>
                <w:iCs w:val="false"/>
                <w:color w:val="000000"/>
                <w:sz w:val="18"/>
                <w:szCs w:val="18"/>
              </w:rPr>
              <w:t xml:space="preserve"> the blade-soil contact as the pivot and explains that the longer handle (90 cm against 30 cm) gives a larger perpendicular distance and so a larger moment for the same force, rejecting the idea that a bigger force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1" w:author="Claude (AI) - proposed" w:date="2026-10-14T16:33:06Z">
              <w:r>
                <w:rPr>
                  <w:rFonts w:ascii="Arial" w:cs="Arial" w:eastAsia="Arial" w:hAnsi="Arial"/>
                  <w:b w:val="false"/>
                  <w:bCs w:val="false"/>
                  <w:i w:val="false"/>
                  <w:iCs w:val="false"/>
                  <w:color w:val="000000"/>
                  <w:sz w:val="18"/>
                  <w:szCs w:val="18"/>
                </w:rPr>
                <w:delText xml:space="preserve">Explains</w:delText>
              </w:r>
            </w:del>
            <w:ins w:id="9012" w:author="Claude (AI) - proposed" w:date="2026-10-14T16:33:06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4T16:33:06Z">
              <w:r>
                <w:rPr>
                  <w:rFonts w:ascii="Arial" w:cs="Arial" w:eastAsia="Arial" w:hAnsi="Arial"/>
                  <w:b w:val="false"/>
                  <w:bCs w:val="false"/>
                  <w:i w:val="false"/>
                  <w:iCs w:val="false"/>
                  <w:color w:val="000000"/>
                  <w:sz w:val="18"/>
                  <w:szCs w:val="18"/>
                </w:rPr>
                <w:delText xml:space="preserve">Says</w:delText>
              </w:r>
            </w:del>
            <w:ins w:id="9014" w:author="Claude (AI) - proposed" w:date="2026-10-14T16:33:06Z">
              <w:r>
                <w:rPr>
                  <w:rFonts w:ascii="Arial" w:cs="Arial" w:eastAsia="Arial" w:hAnsi="Arial"/>
                  <w:b w:val="false"/>
                  <w:bCs w:val="false"/>
                  <w:i w:val="false"/>
                  <w:iCs w:val="false"/>
                  <w:color w:val="000000"/>
                  <w:sz w:val="18"/>
                  <w:szCs w:val="18"/>
                </w:rPr>
                <w:t xml:space="preserve">Approaches Expectations: says</w:t>
              </w:r>
            </w:ins>
            <w:r>
              <w:rPr>
                <w:rFonts w:ascii="Arial" w:cs="Arial" w:eastAsia="Arial" w:hAnsi="Arial"/>
                <w:b w:val="false"/>
                <w:bCs w:val="false"/>
                <w:i w:val="false"/>
                <w:iCs w:val="false"/>
                <w:color w:val="000000"/>
                <w:sz w:val="18"/>
                <w:szCs w:val="18"/>
              </w:rPr>
              <w:t xml:space="preserve"> only that a longer handle is easier or gives vague reasons, without linking to moment, pivot or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4T16:33:06Z">
              <w:r>
                <w:rPr>
                  <w:rFonts w:ascii="Arial" w:cs="Arial" w:eastAsia="Arial" w:hAnsi="Arial"/>
                  <w:b w:val="false"/>
                  <w:bCs w:val="false"/>
                  <w:i w:val="false"/>
                  <w:iCs w:val="false"/>
                  <w:color w:val="000000"/>
                  <w:sz w:val="18"/>
                  <w:szCs w:val="18"/>
                </w:rPr>
                <w:delText xml:space="preserve">Defines</w:delText>
              </w:r>
            </w:del>
            <w:ins w:id="9016" w:author="Claude (AI) - proposed" w:date="2026-10-14T16:33:06Z">
              <w:r>
                <w:rPr>
                  <w:rFonts w:ascii="Arial" w:cs="Arial" w:eastAsia="Arial" w:hAnsi="Arial"/>
                  <w:b w:val="false"/>
                  <w:bCs w:val="false"/>
                  <w:i w:val="false"/>
                  <w:iCs w:val="false"/>
                  <w:color w:val="000000"/>
                  <w:sz w:val="18"/>
                  <w:szCs w:val="18"/>
                </w:rPr>
                <w:t xml:space="preserve">Exceeds Expectations: defines</w:t>
              </w:r>
            </w:ins>
            <w:r>
              <w:rPr>
                <w:rFonts w:ascii="Arial" w:cs="Arial" w:eastAsia="Arial" w:hAnsi="Arial"/>
                <w:b w:val="false"/>
                <w:bCs w:val="false"/>
                <w:i w:val="false"/>
                <w:iCs w:val="false"/>
                <w:color w:val="000000"/>
                <w:sz w:val="18"/>
                <w:szCs w:val="18"/>
              </w:rPr>
              <w:t xml:space="preserve"> a couple correctly, explains zero net force with pure rotation, </w:t>
            </w:r>
            <w:del w:id="9017" w:author="Claude (AI) - proposed" w:date="2026-10-14T16:33:06Z">
              <w:r>
                <w:rPr>
                  <w:rFonts w:ascii="Arial" w:cs="Arial" w:eastAsia="Arial" w:hAnsi="Arial"/>
                  <w:b w:val="false"/>
                  <w:bCs w:val="false"/>
                  <w:i w:val="false"/>
                  <w:iCs w:val="false"/>
                  <w:color w:val="000000"/>
                  <w:sz w:val="18"/>
                  <w:szCs w:val="18"/>
                </w:rPr>
                <w:delText xml:space="preserve">uses</w:delText>
              </w:r>
            </w:del>
            <w:ins w:id="9018" w:author="Claude (AI) - proposed" w:date="2026-10-14T16:33:06Z">
              <w:r>
                <w:rPr>
                  <w:rFonts w:ascii="Arial" w:cs="Arial" w:eastAsia="Arial" w:hAnsi="Arial"/>
                  <w:b w:val="false"/>
                  <w:bCs w:val="false"/>
                  <w:i w:val="false"/>
                  <w:iCs w:val="false"/>
                  <w:color w:val="000000"/>
                  <w:sz w:val="18"/>
                  <w:szCs w:val="18"/>
                </w:rPr>
                <w:t xml:space="preserve">calculates the moment of a couple using</w:t>
              </w:r>
            </w:ins>
            <w:r>
              <w:rPr>
                <w:rFonts w:ascii="Arial" w:cs="Arial" w:eastAsia="Arial" w:hAnsi="Arial"/>
                <w:b w:val="false"/>
                <w:bCs w:val="false"/>
                <w:i w:val="false"/>
                <w:iCs w:val="false"/>
                <w:color w:val="000000"/>
                <w:sz w:val="18"/>
                <w:szCs w:val="18"/>
              </w:rPr>
              <w:t xml:space="preserve"> F × d</w:t>
            </w:r>
            <w:ins w:id="9019" w:author="Claude (AI) - proposed" w:date="2026-10-14T16:33:06Z">
              <w:r>
                <w:rPr>
                  <w:rFonts w:ascii="Arial" w:cs="Arial" w:eastAsia="Arial" w:hAnsi="Arial"/>
                  <w:b w:val="false"/>
                  <w:bCs w:val="false"/>
                  <w:i w:val="false"/>
                  <w:iCs w:val="false"/>
                  <w:color w:val="000000"/>
                  <w:sz w:val="18"/>
                  <w:szCs w:val="18"/>
                </w:rPr>
                <w:t xml:space="preserve"> with the distance</w:t>
              </w:r>
            </w:ins>
            <w:r>
              <w:rPr>
                <w:rFonts w:ascii="Arial" w:cs="Arial" w:eastAsia="Arial" w:hAnsi="Arial"/>
                <w:b w:val="false"/>
                <w:bCs w:val="false"/>
                <w:i w:val="false"/>
                <w:iCs w:val="false"/>
                <w:color w:val="000000"/>
                <w:sz w:val="18"/>
                <w:szCs w:val="18"/>
              </w:rPr>
              <w:t xml:space="preserve"> between the forces, and explains a real couple such as the two-handed steering wheel grip. Uses the perpendicular distance, not the arrow 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0" w:author="Claude (AI) - proposed" w:date="2026-10-14T16:33:06Z">
              <w:r>
                <w:rPr>
                  <w:rFonts w:ascii="Arial" w:cs="Arial" w:eastAsia="Arial" w:hAnsi="Arial"/>
                  <w:b w:val="false"/>
                  <w:bCs w:val="false"/>
                  <w:i w:val="false"/>
                  <w:iCs w:val="false"/>
                  <w:color w:val="000000"/>
                  <w:sz w:val="18"/>
                  <w:szCs w:val="18"/>
                </w:rPr>
                <w:delText xml:space="preserve">Defines</w:delText>
              </w:r>
            </w:del>
            <w:ins w:id="9021" w:author="Claude (AI) - proposed" w:date="2026-10-14T16:33:06Z">
              <w:r>
                <w:rPr>
                  <w:rFonts w:ascii="Arial" w:cs="Arial" w:eastAsia="Arial" w:hAnsi="Arial"/>
                  <w:b w:val="false"/>
                  <w:bCs w:val="false"/>
                  <w:i w:val="false"/>
                  <w:iCs w:val="false"/>
                  <w:color w:val="000000"/>
                  <w:sz w:val="18"/>
                  <w:szCs w:val="18"/>
                </w:rPr>
                <w:t xml:space="preserve">Meets Expectations: defines</w:t>
              </w:r>
            </w:ins>
            <w:r>
              <w:rPr>
                <w:rFonts w:ascii="Arial" w:cs="Arial" w:eastAsia="Arial" w:hAnsi="Arial"/>
                <w:b w:val="false"/>
                <w:bCs w:val="false"/>
                <w:i w:val="false"/>
                <w:iCs w:val="false"/>
                <w:color w:val="000000"/>
                <w:sz w:val="18"/>
                <w:szCs w:val="18"/>
              </w:rPr>
              <w:t xml:space="preserve"> a couple and gives F × d, with small gaps in </w:t>
            </w:r>
            <w:ins w:id="9022" w:author="Claude (AI) - proposed" w:date="2026-10-14T16:33:06Z">
              <w:r>
                <w:rPr>
                  <w:rFonts w:ascii="Arial" w:cs="Arial" w:eastAsia="Arial" w:hAnsi="Arial"/>
                  <w:b w:val="false"/>
                  <w:bCs w:val="false"/>
                  <w:i w:val="false"/>
                  <w:iCs w:val="false"/>
                  <w:color w:val="000000"/>
                  <w:sz w:val="18"/>
                  <w:szCs w:val="18"/>
                </w:rPr>
                <w:t xml:space="preserve">the calculation, in </w:t>
              </w:r>
            </w:ins>
            <w:r>
              <w:rPr>
                <w:rFonts w:ascii="Arial" w:cs="Arial" w:eastAsia="Arial" w:hAnsi="Arial"/>
                <w:b w:val="false"/>
                <w:bCs w:val="false"/>
                <w:i w:val="false"/>
                <w:iCs w:val="false"/>
                <w:color w:val="000000"/>
                <w:sz w:val="18"/>
                <w:szCs w:val="18"/>
              </w:rPr>
              <w:t xml:space="preserve">explaining net force</w:t>
            </w:r>
            <w:del w:id="9023" w:author="Claude (AI) - proposed" w:date="2026-10-14T16:33:06Z">
              <w:r>
                <w:rPr>
                  <w:rFonts w:ascii="Arial" w:cs="Arial" w:eastAsia="Arial" w:hAnsi="Arial"/>
                  <w:b w:val="false"/>
                  <w:bCs w:val="false"/>
                  <w:i w:val="false"/>
                  <w:iCs w:val="false"/>
                  <w:color w:val="000000"/>
                  <w:sz w:val="18"/>
                  <w:szCs w:val="18"/>
                </w:rPr>
                <w:delText xml:space="preserve"> or</w:delText>
              </w:r>
            </w:del>
            <w:ins w:id="9024" w:author="Claude (AI) - proposed" w:date="2026-10-14T16:33:06Z">
              <w:r>
                <w:rPr>
                  <w:rFonts w:ascii="Arial" w:cs="Arial" w:eastAsia="Arial" w:hAnsi="Arial"/>
                  <w:b w:val="false"/>
                  <w:bCs w:val="false"/>
                  <w:i w:val="false"/>
                  <w:iCs w:val="false"/>
                  <w:color w:val="000000"/>
                  <w:sz w:val="18"/>
                  <w:szCs w:val="18"/>
                </w:rPr>
                <w:t xml:space="preserve">, or in</w:t>
              </w:r>
            </w:ins>
            <w:r>
              <w:rPr>
                <w:rFonts w:ascii="Arial" w:cs="Arial" w:eastAsia="Arial" w:hAnsi="Arial"/>
                <w:b w:val="false"/>
                <w:bCs w:val="false"/>
                <w:i w:val="false"/>
                <w:iCs w:val="false"/>
                <w:color w:val="000000"/>
                <w:sz w:val="18"/>
                <w:szCs w:val="18"/>
              </w:rPr>
              <w:t xml:space="preserve"> the steering wheel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4T16:33:06Z">
              <w:r>
                <w:rPr>
                  <w:rFonts w:ascii="Arial" w:cs="Arial" w:eastAsia="Arial" w:hAnsi="Arial"/>
                  <w:b w:val="false"/>
                  <w:bCs w:val="false"/>
                  <w:i w:val="false"/>
                  <w:iCs w:val="false"/>
                  <w:color w:val="000000"/>
                  <w:sz w:val="18"/>
                  <w:szCs w:val="18"/>
                </w:rPr>
                <w:delText xml:space="preserve">Confuses</w:delText>
              </w:r>
            </w:del>
            <w:ins w:id="9026" w:author="Claude (AI) - proposed" w:date="2026-10-14T16:33:06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a couple with a single force, or does not explain why the object turns.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Kenyan contexts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7" w:author="Claude (AI) - proposed" w:date="2026-10-14T16:33:06Z">
              <w:r>
                <w:rPr>
                  <w:rFonts w:ascii="Arial" w:cs="Arial" w:eastAsia="Arial" w:hAnsi="Arial"/>
                  <w:b w:val="false"/>
                  <w:bCs w:val="false"/>
                  <w:i w:val="false"/>
                  <w:iCs w:val="false"/>
                  <w:color w:val="000000"/>
                  <w:sz w:val="18"/>
                  <w:szCs w:val="18"/>
                </w:rPr>
                <w:delText xml:space="preserve">Gives</w:delText>
              </w:r>
            </w:del>
            <w:ins w:id="9028" w:author="Claude (AI) - proposed" w:date="2026-10-14T16:33:06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coherent answer to the driving question with at least two correct Kenyan examples, each with pivot and design reason, and clearly shows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9" w:author="Claude (AI) - proposed" w:date="2026-10-14T16:33:06Z">
              <w:r>
                <w:rPr>
                  <w:rFonts w:ascii="Arial" w:cs="Arial" w:eastAsia="Arial" w:hAnsi="Arial"/>
                  <w:b w:val="false"/>
                  <w:bCs w:val="false"/>
                  <w:i w:val="false"/>
                  <w:iCs w:val="false"/>
                  <w:color w:val="000000"/>
                  <w:sz w:val="18"/>
                  <w:szCs w:val="18"/>
                </w:rPr>
                <w:delText xml:space="preserve">Gives</w:delText>
              </w:r>
            </w:del>
            <w:ins w:id="9030" w:author="Claude (AI) - proposed" w:date="2026-10-14T16:33:06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mostly complete answer with two examples, where the pivot or design reasoning is partly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1" w:author="Claude (AI) - proposed" w:date="2026-10-14T16:33:06Z">
              <w:r>
                <w:rPr>
                  <w:rFonts w:ascii="Arial" w:cs="Arial" w:eastAsia="Arial" w:hAnsi="Arial"/>
                  <w:b w:val="false"/>
                  <w:bCs w:val="false"/>
                  <w:i w:val="false"/>
                  <w:iCs w:val="false"/>
                  <w:color w:val="000000"/>
                  <w:sz w:val="18"/>
                  <w:szCs w:val="18"/>
                </w:rPr>
                <w:delText xml:space="preserve">Gives</w:delText>
              </w:r>
            </w:del>
            <w:ins w:id="9032" w:author="Claude (AI) - proposed" w:date="2026-10-14T16:33:06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one example or none,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enwo_fed5lzkszmt6px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4m9vhwon4wxkqhrqcv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s95_pu42gk_gvpxezpg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enwo_fed5lzkszmt6pxz" Type="http://schemas.openxmlformats.org/officeDocument/2006/relationships/hyperlink" Target="https://creativecommons.org/licenses/by-nc/4.0/" TargetMode="External"/><Relationship Id="rIdq4m9vhwon4wxkqhrqcvx-" Type="http://schemas.openxmlformats.org/officeDocument/2006/relationships/hyperlink" Target="https://creativecommons.org/licenses/by-nc/4.0/" TargetMode="External"/><Relationship Id="rId4s95_pu42gk_gvpxezpg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2026-10-14T16:33:04.722Z</dcterms:created>
  <dcterms:modified xsi:type="dcterms:W3CDTF">2026-10-14T16:33:04.722Z</dcterms:modified>
</cp:coreProperties>
</file>

<file path=docProps/custom.xml><?xml version="1.0" encoding="utf-8"?>
<Properties xmlns="http://schemas.openxmlformats.org/officeDocument/2006/custom-properties" xmlns:vt="http://schemas.openxmlformats.org/officeDocument/2006/docPropsVTypes"/>
</file>