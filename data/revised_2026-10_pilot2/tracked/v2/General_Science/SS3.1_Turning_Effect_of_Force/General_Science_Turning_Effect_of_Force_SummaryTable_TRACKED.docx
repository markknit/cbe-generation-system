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3.1: Turning Effect of Force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Jembe Handle Puzzle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Moments of a Force at a Point — The Metre Rule Balancing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Formalising the Moment Equation: M = F × d and the Principle of Moments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w:t>
            </w:r>
            <w:del w:id="9001" w:author="Claude (AI) - proposed" w:date="2026-10-14T16:33:06Z">
              <w:r>
                <w:rPr>
                  <w:rFonts w:ascii="Arial" w:cs="Arial" w:eastAsia="Arial" w:hAnsi="Arial"/>
                  <w:b w:val="false"/>
                  <w:bCs w:val="false"/>
                  <w:i w:val="false"/>
                  <w:iCs w:val="false"/>
                  <w:color w:val="000000"/>
                  <w:sz w:val="18"/>
                  <w:szCs w:val="18"/>
                </w:rPr>
                <w:delText xml:space="preserve">five</w:delText>
              </w:r>
            </w:del>
            <w:ins w:id="9002" w:author="Claude (AI) - proposed" w:date="2026-10-14T16:33:06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times farther from the pivot (0.</w:t>
            </w:r>
            <w:del w:id="9003" w:author="Claude (AI) - proposed" w:date="2026-10-14T16:33:06Z">
              <w:r>
                <w:rPr>
                  <w:rFonts w:ascii="Arial" w:cs="Arial" w:eastAsia="Arial" w:hAnsi="Arial"/>
                  <w:b w:val="false"/>
                  <w:bCs w:val="false"/>
                  <w:i w:val="false"/>
                  <w:iCs w:val="false"/>
                  <w:color w:val="000000"/>
                  <w:sz w:val="18"/>
                  <w:szCs w:val="18"/>
                </w:rPr>
                <w:delText xml:space="preserve">15</w:delText>
              </w:r>
            </w:del>
            <w:ins w:id="9004" w:author="Claude (AI) - proposed" w:date="2026-10-14T16:33:06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to 0.</w:t>
            </w:r>
            <w:del w:id="9005" w:author="Claude (AI) - proposed" w:date="2026-10-14T16:33:06Z">
              <w:r>
                <w:rPr>
                  <w:rFonts w:ascii="Arial" w:cs="Arial" w:eastAsia="Arial" w:hAnsi="Arial"/>
                  <w:b w:val="false"/>
                  <w:bCs w:val="false"/>
                  <w:i w:val="false"/>
                  <w:iCs w:val="false"/>
                  <w:color w:val="000000"/>
                  <w:sz w:val="18"/>
                  <w:szCs w:val="18"/>
                </w:rPr>
                <w:delText xml:space="preserve">75</w:delText>
              </w:r>
            </w:del>
            <w:ins w:id="9006" w:author="Claude (AI) - proposed" w:date="2026-10-14T16:33:06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m) produces a moment </w:t>
            </w:r>
            <w:del w:id="9007" w:author="Claude (AI) - proposed" w:date="2026-10-14T16:33:06Z">
              <w:r>
                <w:rPr>
                  <w:rFonts w:ascii="Arial" w:cs="Arial" w:eastAsia="Arial" w:hAnsi="Arial"/>
                  <w:b w:val="false"/>
                  <w:bCs w:val="false"/>
                  <w:i w:val="false"/>
                  <w:iCs w:val="false"/>
                  <w:color w:val="000000"/>
                  <w:sz w:val="18"/>
                  <w:szCs w:val="18"/>
                </w:rPr>
                <w:delText xml:space="preserve">5</w:delText>
              </w:r>
            </w:del>
            <w:ins w:id="9008" w:author="Claude (AI) - proposed" w:date="2026-10-14T16:33:0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greater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Anti-Parallel Forces and Couples: When Two Pushes Make a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w:t>
            </w:r>
            <w:del w:id="9009" w:author="Claude (AI) - proposed" w:date="2026-10-14T16:33:06Z">
              <w:r>
                <w:rPr>
                  <w:rFonts w:ascii="Arial" w:cs="Arial" w:eastAsia="Arial" w:hAnsi="Arial"/>
                  <w:b w:val="false"/>
                  <w:bCs w:val="false"/>
                  <w:i w:val="false"/>
                  <w:iCs w:val="false"/>
                  <w:color w:val="000000"/>
                  <w:sz w:val="18"/>
                  <w:szCs w:val="18"/>
                </w:rPr>
                <w:delText xml:space="preserve">, antiparallel forces</w:delText>
              </w:r>
            </w:del>
            <w:ins w:id="9010" w:author="Claude (AI) - proposed" w:date="2026-10-14T16:33:06Z">
              <w:r>
                <w:rPr>
                  <w:rFonts w:ascii="Arial" w:cs="Arial" w:eastAsia="Arial" w:hAnsi="Arial"/>
                  <w:b w:val="false"/>
                  <w:bCs w:val="false"/>
                  <w:i w:val="false"/>
                  <w:iCs w:val="false"/>
                  <w:color w:val="000000"/>
                  <w:sz w:val="18"/>
                  <w:szCs w:val="18"/>
                </w:rPr>
                <w:t xml:space="preserve"> forces acting in opposite directions (anti-parallel)</w:t>
              </w:r>
            </w:ins>
            <w:r>
              <w:rPr>
                <w:rFonts w:ascii="Arial" w:cs="Arial" w:eastAsia="Arial" w:hAnsi="Arial"/>
                <w:b w:val="false"/>
                <w:bCs w:val="false"/>
                <w:i w:val="false"/>
                <w:iCs w:val="false"/>
                <w:color w:val="000000"/>
                <w:sz w:val="18"/>
                <w:szCs w:val="18"/>
              </w:rPr>
              <w:t xml:space="preserve">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w:t>
            </w:r>
            <w:del w:id="9011" w:author="Claude (AI) - proposed" w:date="2026-10-14T16:33:06Z">
              <w:r>
                <w:rPr>
                  <w:rFonts w:ascii="Arial" w:cs="Arial" w:eastAsia="Arial" w:hAnsi="Arial"/>
                  <w:b w:val="false"/>
                  <w:bCs w:val="false"/>
                  <w:i w:val="false"/>
                  <w:iCs w:val="false"/>
                  <w:color w:val="000000"/>
                  <w:sz w:val="18"/>
                  <w:szCs w:val="18"/>
                </w:rPr>
                <w:delText xml:space="preserve">the two-handed jembe grip</w:delText>
              </w:r>
            </w:del>
            <w:ins w:id="9012" w:author="Claude (AI) - proposed" w:date="2026-10-14T16:33:06Z">
              <w:r>
                <w:rPr>
                  <w:rFonts w:ascii="Arial" w:cs="Arial" w:eastAsia="Arial" w:hAnsi="Arial"/>
                  <w:b w:val="false"/>
                  <w:bCs w:val="false"/>
                  <w:i w:val="false"/>
                  <w:iCs w:val="false"/>
                  <w:color w:val="000000"/>
                  <w:sz w:val="18"/>
                  <w:szCs w:val="18"/>
                </w:rPr>
                <w:t xml:space="preserve">a tap or bottle cap turned with finger and thumb</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14" w:author="Claude (AI) - proposed" w:date="2026-10-14T16:33:06Z"/>
              </w:rPr>
            </w:pPr>
            <w:ins w:id="9013" w:author="Claude (AI) - proposed" w:date="2026-10-14T16:33:06Z">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ins>
          </w:p>
          <w:p>
            <w:pPr>
              <w:keepNext w:val="false"/>
              <w:spacing w:after="40" w:before="0"/>
              <w:jc w:val="left"/>
              <w:rPr>
                <w:del w:id="9016" w:author="Claude (AI) - proposed" w:date="2026-10-14T16:33:06Z"/>
              </w:rPr>
            </w:pPr>
            <w:del w:id="9015" w:author="Claude (AI) - proposed" w:date="2026-10-14T16:33:06Z">
              <w:r>
                <w:rPr>
                  <w:rFonts w:ascii="Arial" w:cs="Arial" w:eastAsia="Arial" w:hAnsi="Arial"/>
                  <w:b w:val="false"/>
                  <w:bCs w:val="false"/>
                  <w:i w:val="false"/>
                  <w:iCs w:val="false"/>
                  <w:color w:val="000000"/>
                  <w:sz w:val="18"/>
                  <w:szCs w:val="18"/>
                </w:rPr>
                <w:delTex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Calculating Moments of Anti-Parallel Forces — Numerical Problems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t>
            </w:r>
            <w:del w:id="9017" w:author="Claude (AI) - proposed" w:date="2026-10-14T16:33:06Z">
              <w:r>
                <w:rPr>
                  <w:rFonts w:ascii="Arial" w:cs="Arial" w:eastAsia="Arial" w:hAnsi="Arial"/>
                  <w:b w:val="false"/>
                  <w:bCs w:val="false"/>
                  <w:i w:val="false"/>
                  <w:iCs w:val="false"/>
                  <w:color w:val="000000"/>
                  <w:sz w:val="18"/>
                  <w:szCs w:val="18"/>
                </w:rPr>
                <w:delText xml:space="preserve">For anti-parallel forces, the moments act in opposite directions; the net moment determines</w:delText>
              </w:r>
            </w:del>
            <w:ins w:id="9018" w:author="Claude (AI) - proposed" w:date="2026-10-14T16:33:06Z">
              <w:r>
                <w:rPr>
                  <w:rFonts w:ascii="Arial" w:cs="Arial" w:eastAsia="Arial" w:hAnsi="Arial"/>
                  <w:b w:val="false"/>
                  <w:bCs w:val="false"/>
                  <w:i w:val="false"/>
                  <w:iCs w:val="false"/>
                  <w:color w:val="000000"/>
                  <w:sz w:val="18"/>
                  <w:szCs w:val="18"/>
                </w:rPr>
                <w:t xml:space="preserve">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w:t>
              </w:r>
            </w:ins>
            <w:r>
              <w:rPr>
                <w:rFonts w:ascii="Arial" w:cs="Arial" w:eastAsia="Arial" w:hAnsi="Arial"/>
                <w:b w:val="false"/>
                <w:bCs w:val="false"/>
                <w:i w:val="false"/>
                <w:iCs w:val="false"/>
                <w:color w:val="000000"/>
                <w:sz w:val="18"/>
                <w:szCs w:val="18"/>
              </w:rPr>
              <w:t xml:space="preserve"> which way the object rotates. This explains precisely — not just qualitatively — why a longer jembe handle makes digging easier.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w:t>
            </w:r>
            <w:ins w:id="9019" w:author="Claude (AI) - proposed" w:date="2026-10-14T16:33:06Z">
              <w:r>
                <w:rPr>
                  <w:rFonts w:ascii="Arial" w:cs="Arial" w:eastAsia="Arial" w:hAnsi="Arial"/>
                  <w:b w:val="false"/>
                  <w:bCs w:val="false"/>
                  <w:i w:val="false"/>
                  <w:iCs w:val="false"/>
                  <w:color w:val="000000"/>
                  <w:sz w:val="18"/>
                  <w:szCs w:val="18"/>
                </w:rPr>
                <w:t xml:space="preserve">. The two moments add if the forces act on opposite sides of the pivot (as with the oxen) and subtract if both forces act on the same side (as with the door)</w:t>
              </w:r>
            </w:ins>
            <w:r>
              <w:rPr>
                <w:rFonts w:ascii="Arial" w:cs="Arial" w:eastAsia="Arial" w:hAnsi="Arial"/>
                <w:b w:val="false"/>
                <w:bCs w:val="false"/>
                <w:i w:val="false"/>
                <w:iCs w:val="false"/>
                <w:color w:val="000000"/>
                <w:sz w:val="18"/>
                <w:szCs w:val="18"/>
              </w:rPr>
              <w:t xml:space="preserve">.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Walk-Around and Real-Life Application Mapping: Turning Effect of Force in Our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Update and Model Building: Unifying the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w:t>
            </w:r>
            <w:del w:id="9020" w:author="Claude (AI) - proposed" w:date="2026-10-14T16:33:06Z">
              <w:r>
                <w:rPr>
                  <w:rFonts w:ascii="Arial" w:cs="Arial" w:eastAsia="Arial" w:hAnsi="Arial"/>
                  <w:b w:val="false"/>
                  <w:bCs w:val="false"/>
                  <w:i w:val="false"/>
                  <w:iCs w:val="false"/>
                  <w:color w:val="000000"/>
                  <w:sz w:val="18"/>
                  <w:szCs w:val="18"/>
                </w:rPr>
                <w:delText xml:space="preserve">96 Nm far</w:delText>
              </w:r>
            </w:del>
            <w:ins w:id="9021" w:author="Claude (AI) - proposed" w:date="2026-10-14T16:33:06Z">
              <w:r>
                <w:rPr>
                  <w:rFonts w:ascii="Arial" w:cs="Arial" w:eastAsia="Arial" w:hAnsi="Arial"/>
                  <w:b w:val="false"/>
                  <w:bCs w:val="false"/>
                  <w:i w:val="false"/>
                  <w:iCs w:val="false"/>
                  <w:color w:val="000000"/>
                  <w:sz w:val="18"/>
                  <w:szCs w:val="18"/>
                </w:rPr>
                <w:t xml:space="preserve">72 Nm</w:t>
              </w:r>
            </w:ins>
            <w:r>
              <w:rPr>
                <w:rFonts w:ascii="Arial" w:cs="Arial" w:eastAsia="Arial" w:hAnsi="Arial"/>
                <w:b w:val="false"/>
                <w:bCs w:val="false"/>
                <w:i w:val="false"/>
                <w:iCs w:val="false"/>
                <w:color w:val="000000"/>
                <w:sz w:val="18"/>
                <w:szCs w:val="18"/>
              </w:rPr>
              <w:t xml:space="preserve"> exceeds the load moment of </w:t>
            </w:r>
            <w:del w:id="9022" w:author="Claude (AI) - proposed" w:date="2026-10-14T16:33:06Z">
              <w:r>
                <w:rPr>
                  <w:rFonts w:ascii="Arial" w:cs="Arial" w:eastAsia="Arial" w:hAnsi="Arial"/>
                  <w:b w:val="false"/>
                  <w:bCs w:val="false"/>
                  <w:i w:val="false"/>
                  <w:iCs w:val="false"/>
                  <w:color w:val="000000"/>
                  <w:sz w:val="18"/>
                  <w:szCs w:val="18"/>
                </w:rPr>
                <w:delText xml:space="preserve">4 Nm</w:delText>
              </w:r>
            </w:del>
            <w:ins w:id="9023" w:author="Claude (AI) - proposed" w:date="2026-10-14T16:33:06Z">
              <w:r>
                <w:rPr>
                  <w:rFonts w:ascii="Arial" w:cs="Arial" w:eastAsia="Arial" w:hAnsi="Arial"/>
                  <w:b w:val="false"/>
                  <w:bCs w:val="false"/>
                  <w:i w:val="false"/>
                  <w:iCs w:val="false"/>
                  <w:color w:val="000000"/>
                  <w:sz w:val="18"/>
                  <w:szCs w:val="18"/>
                </w:rPr>
                <w:t xml:space="preserve">30 Nm while the short handle's 24 Nm does not</w:t>
              </w:r>
            </w:ins>
            <w:r>
              <w:rPr>
                <w:rFonts w:ascii="Arial" w:cs="Arial" w:eastAsia="Arial" w:hAnsi="Arial"/>
                <w:b w:val="false"/>
                <w:bCs w:val="false"/>
                <w:i w:val="false"/>
                <w:iCs w:val="false"/>
                <w:color w:val="000000"/>
                <w:sz w:val="18"/>
                <w:szCs w:val="18"/>
              </w:rPr>
              <w:t xml:space="preserve">, and by connecting this calculation to the updated Driving Question Board answer: where you push or grip something determines the moment arm, and the moment arm determines the turning effect produced by that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Assessment and Reflection: The Final Explanation of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0ze-m1hswtducipnstz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adpmvv6gzrs2ynkgd9w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lviibn31rolouut9wcj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ze-m1hswtducipnstz3" Type="http://schemas.openxmlformats.org/officeDocument/2006/relationships/hyperlink" Target="https://creativecommons.org/licenses/by-nc/4.0/" TargetMode="External"/><Relationship Id="rIdgadpmvv6gzrs2ynkgd9wu" Type="http://schemas.openxmlformats.org/officeDocument/2006/relationships/hyperlink" Target="https://creativecommons.org/licenses/by-nc/4.0/" TargetMode="External"/><Relationship Id="rIdvlviibn31rolouut9wcj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2026-10-14T16:33:04.744Z</dcterms:created>
  <dcterms:modified xsi:type="dcterms:W3CDTF">2026-10-14T16:33:04.744Z</dcterms:modified>
</cp:coreProperties>
</file>

<file path=docProps/custom.xml><?xml version="1.0" encoding="utf-8"?>
<Properties xmlns="http://schemas.openxmlformats.org/officeDocument/2006/custom-properties" xmlns:vt="http://schemas.openxmlformats.org/officeDocument/2006/docPropsVTypes"/>
</file>